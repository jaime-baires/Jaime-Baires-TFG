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BFB7" w14:textId="77777777" w:rsidR="00342C88" w:rsidRPr="00F57905" w:rsidRDefault="00342C88" w:rsidP="00D47AA9">
      <w:pPr>
        <w:jc w:val="center"/>
        <w:rPr>
          <w:rFonts w:ascii="Arial" w:hAnsi="Arial" w:cs="Arial"/>
        </w:rPr>
      </w:pPr>
    </w:p>
    <w:p w14:paraId="18B485A3" w14:textId="77777777" w:rsidR="00342C88" w:rsidRPr="00F57905" w:rsidRDefault="00342C88" w:rsidP="00D47AA9">
      <w:pPr>
        <w:jc w:val="center"/>
        <w:rPr>
          <w:rFonts w:ascii="Arial" w:hAnsi="Arial" w:cs="Arial"/>
        </w:rPr>
      </w:pPr>
    </w:p>
    <w:p w14:paraId="62F51217" w14:textId="77777777" w:rsidR="00342C88" w:rsidRPr="00F57905" w:rsidRDefault="00342C88" w:rsidP="00D47AA9">
      <w:pPr>
        <w:jc w:val="center"/>
        <w:rPr>
          <w:rFonts w:ascii="Arial" w:hAnsi="Arial" w:cs="Arial"/>
        </w:rPr>
      </w:pPr>
    </w:p>
    <w:p w14:paraId="1C2987A3" w14:textId="60777CA1" w:rsidR="00DE0B91" w:rsidRPr="00F57905" w:rsidRDefault="00D47AA9" w:rsidP="00D47AA9">
      <w:pPr>
        <w:jc w:val="center"/>
        <w:rPr>
          <w:rFonts w:ascii="Arial" w:hAnsi="Arial" w:cs="Arial"/>
        </w:rPr>
      </w:pPr>
      <w:r w:rsidRPr="00F57905">
        <w:rPr>
          <w:rFonts w:ascii="Arial" w:hAnsi="Arial" w:cs="Arial"/>
          <w:noProof/>
        </w:rPr>
        <w:drawing>
          <wp:inline distT="0" distB="0" distL="0" distR="0" wp14:anchorId="5AC72327" wp14:editId="21962F5F">
            <wp:extent cx="1321561" cy="1303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6862" cy="1308246"/>
                    </a:xfrm>
                    <a:prstGeom prst="rect">
                      <a:avLst/>
                    </a:prstGeom>
                    <a:noFill/>
                    <a:ln>
                      <a:noFill/>
                    </a:ln>
                  </pic:spPr>
                </pic:pic>
              </a:graphicData>
            </a:graphic>
          </wp:inline>
        </w:drawing>
      </w:r>
    </w:p>
    <w:p w14:paraId="38B25E76" w14:textId="43FF6BB0" w:rsidR="00D47AA9" w:rsidRPr="00300B3B" w:rsidRDefault="00D47AA9">
      <w:pPr>
        <w:rPr>
          <w:rFonts w:ascii="Arial" w:hAnsi="Arial" w:cs="Arial"/>
          <w:sz w:val="24"/>
          <w:szCs w:val="24"/>
        </w:rPr>
      </w:pPr>
    </w:p>
    <w:p w14:paraId="21409A1C" w14:textId="77777777" w:rsidR="00D47AA9" w:rsidRPr="00F57905" w:rsidRDefault="00D47AA9" w:rsidP="00D47AA9">
      <w:pPr>
        <w:jc w:val="center"/>
        <w:rPr>
          <w:rFonts w:ascii="Arial" w:hAnsi="Arial" w:cs="Arial"/>
          <w:b/>
          <w:bCs/>
          <w:i/>
          <w:iCs/>
          <w:sz w:val="32"/>
          <w:szCs w:val="32"/>
        </w:rPr>
      </w:pPr>
      <w:r w:rsidRPr="00F57905">
        <w:rPr>
          <w:rFonts w:ascii="Arial" w:hAnsi="Arial" w:cs="Arial"/>
          <w:b/>
          <w:bCs/>
          <w:i/>
          <w:iCs/>
          <w:sz w:val="32"/>
          <w:szCs w:val="32"/>
        </w:rPr>
        <w:t>Facultad</w:t>
      </w:r>
    </w:p>
    <w:p w14:paraId="5E070CBF" w14:textId="4CB83BD6" w:rsidR="00D47AA9" w:rsidRPr="00F57905" w:rsidRDefault="00D47AA9" w:rsidP="00D47AA9">
      <w:pPr>
        <w:jc w:val="center"/>
        <w:rPr>
          <w:rFonts w:ascii="Arial" w:hAnsi="Arial" w:cs="Arial"/>
          <w:b/>
          <w:bCs/>
          <w:i/>
          <w:iCs/>
          <w:sz w:val="32"/>
          <w:szCs w:val="32"/>
        </w:rPr>
      </w:pPr>
      <w:r w:rsidRPr="00F57905">
        <w:rPr>
          <w:rFonts w:ascii="Arial" w:hAnsi="Arial" w:cs="Arial"/>
          <w:b/>
          <w:bCs/>
          <w:i/>
          <w:iCs/>
          <w:sz w:val="32"/>
          <w:szCs w:val="32"/>
        </w:rPr>
        <w:t>de</w:t>
      </w:r>
    </w:p>
    <w:p w14:paraId="38D31F4C" w14:textId="27B175F5" w:rsidR="00D47AA9" w:rsidRPr="00F57905" w:rsidRDefault="00D47AA9" w:rsidP="00D47AA9">
      <w:pPr>
        <w:jc w:val="center"/>
        <w:rPr>
          <w:rFonts w:ascii="Arial" w:hAnsi="Arial" w:cs="Arial"/>
        </w:rPr>
      </w:pPr>
      <w:r w:rsidRPr="00F57905">
        <w:rPr>
          <w:rFonts w:ascii="Arial" w:hAnsi="Arial" w:cs="Arial"/>
          <w:b/>
          <w:bCs/>
          <w:i/>
          <w:iCs/>
          <w:sz w:val="32"/>
          <w:szCs w:val="32"/>
        </w:rPr>
        <w:t>Ciencias</w:t>
      </w:r>
    </w:p>
    <w:p w14:paraId="4EDC15B9" w14:textId="27040708" w:rsidR="00D47AA9" w:rsidRPr="00300B3B" w:rsidRDefault="00D47AA9">
      <w:pPr>
        <w:rPr>
          <w:rFonts w:ascii="Arial" w:hAnsi="Arial" w:cs="Arial"/>
          <w:sz w:val="24"/>
          <w:szCs w:val="24"/>
        </w:rPr>
      </w:pPr>
    </w:p>
    <w:p w14:paraId="608E92F3" w14:textId="4D3634CC" w:rsidR="00D47AA9" w:rsidRPr="00806283" w:rsidRDefault="00D47AA9" w:rsidP="00D47AA9">
      <w:pPr>
        <w:jc w:val="center"/>
        <w:rPr>
          <w:rFonts w:ascii="Arial" w:hAnsi="Arial" w:cs="Arial"/>
          <w:b/>
          <w:bCs/>
          <w:caps/>
          <w:sz w:val="36"/>
          <w:szCs w:val="36"/>
        </w:rPr>
      </w:pPr>
      <w:r w:rsidRPr="00806283">
        <w:rPr>
          <w:rFonts w:ascii="Arial" w:hAnsi="Arial" w:cs="Arial"/>
          <w:b/>
          <w:bCs/>
          <w:caps/>
          <w:sz w:val="36"/>
          <w:szCs w:val="36"/>
        </w:rPr>
        <w:t>Aplicación para la gestión de procesos productivos de micro y pequeñas empresas</w:t>
      </w:r>
    </w:p>
    <w:p w14:paraId="339465D4" w14:textId="5F13492F" w:rsidR="00D47AA9" w:rsidRPr="00300B3B" w:rsidRDefault="00D47AA9">
      <w:pPr>
        <w:rPr>
          <w:rFonts w:ascii="Arial" w:hAnsi="Arial" w:cs="Arial"/>
          <w:sz w:val="24"/>
          <w:szCs w:val="24"/>
        </w:rPr>
      </w:pPr>
    </w:p>
    <w:p w14:paraId="2E9FEDA9" w14:textId="7B0A078E" w:rsidR="00D47AA9" w:rsidRPr="00300B3B" w:rsidRDefault="0078030B" w:rsidP="0078030B">
      <w:pPr>
        <w:jc w:val="center"/>
        <w:rPr>
          <w:rFonts w:ascii="Arial" w:hAnsi="Arial" w:cs="Arial"/>
          <w:sz w:val="24"/>
          <w:szCs w:val="24"/>
          <w:lang w:val="en-US"/>
        </w:rPr>
      </w:pPr>
      <w:r w:rsidRPr="0078030B">
        <w:rPr>
          <w:rFonts w:ascii="Arial" w:hAnsi="Arial" w:cs="Arial"/>
          <w:sz w:val="36"/>
          <w:szCs w:val="36"/>
          <w:lang w:val="en-GB"/>
        </w:rPr>
        <w:t>Application for managing production processes of micro and small companies</w:t>
      </w:r>
    </w:p>
    <w:p w14:paraId="7D5BE064" w14:textId="77777777" w:rsidR="00D47AA9" w:rsidRPr="006C5E33" w:rsidRDefault="00D47AA9" w:rsidP="00D47AA9">
      <w:pPr>
        <w:jc w:val="center"/>
        <w:rPr>
          <w:rFonts w:ascii="Arial" w:hAnsi="Arial" w:cs="Arial"/>
          <w:sz w:val="24"/>
          <w:szCs w:val="24"/>
        </w:rPr>
      </w:pPr>
      <w:r w:rsidRPr="006C5E33">
        <w:rPr>
          <w:rFonts w:ascii="Arial" w:hAnsi="Arial" w:cs="Arial"/>
          <w:sz w:val="24"/>
          <w:szCs w:val="24"/>
        </w:rPr>
        <w:t>Trabajo de Fin de Grado</w:t>
      </w:r>
    </w:p>
    <w:p w14:paraId="1F8BC73E" w14:textId="5F6C6316" w:rsidR="00D47AA9" w:rsidRPr="006C5E33" w:rsidRDefault="00D47AA9" w:rsidP="00D47AA9">
      <w:pPr>
        <w:jc w:val="center"/>
        <w:rPr>
          <w:rFonts w:ascii="Arial" w:hAnsi="Arial" w:cs="Arial"/>
          <w:sz w:val="24"/>
          <w:szCs w:val="24"/>
        </w:rPr>
      </w:pPr>
      <w:r w:rsidRPr="006C5E33">
        <w:rPr>
          <w:rFonts w:ascii="Arial" w:hAnsi="Arial" w:cs="Arial"/>
          <w:sz w:val="24"/>
          <w:szCs w:val="24"/>
        </w:rPr>
        <w:t>para acceder al</w:t>
      </w:r>
    </w:p>
    <w:p w14:paraId="5C223675" w14:textId="77777777" w:rsidR="00300B3B" w:rsidRPr="006C5E33" w:rsidRDefault="00300B3B" w:rsidP="00D47AA9">
      <w:pPr>
        <w:jc w:val="center"/>
        <w:rPr>
          <w:rFonts w:ascii="Arial" w:hAnsi="Arial" w:cs="Arial"/>
          <w:sz w:val="24"/>
          <w:szCs w:val="24"/>
        </w:rPr>
      </w:pPr>
    </w:p>
    <w:p w14:paraId="031787F1" w14:textId="5E5DA6A2" w:rsidR="00D47AA9" w:rsidRPr="006C5E33" w:rsidRDefault="00D47AA9" w:rsidP="00D47AA9">
      <w:pPr>
        <w:jc w:val="center"/>
        <w:rPr>
          <w:rFonts w:ascii="Arial" w:hAnsi="Arial" w:cs="Arial"/>
          <w:b/>
          <w:bCs/>
          <w:sz w:val="28"/>
          <w:szCs w:val="28"/>
        </w:rPr>
      </w:pPr>
      <w:r w:rsidRPr="006C5E33">
        <w:rPr>
          <w:rFonts w:ascii="Arial" w:hAnsi="Arial" w:cs="Arial"/>
          <w:b/>
          <w:bCs/>
          <w:sz w:val="28"/>
          <w:szCs w:val="28"/>
        </w:rPr>
        <w:t>GRADO EN INGENIERÍA INFORMÁTICA</w:t>
      </w:r>
    </w:p>
    <w:p w14:paraId="59C0C7BC" w14:textId="77777777" w:rsidR="00342C88" w:rsidRPr="00F57905" w:rsidRDefault="00342C88">
      <w:pPr>
        <w:rPr>
          <w:rFonts w:ascii="Arial" w:hAnsi="Arial" w:cs="Arial"/>
        </w:rPr>
      </w:pPr>
    </w:p>
    <w:p w14:paraId="444FB31F" w14:textId="77777777" w:rsidR="00300B3B" w:rsidRDefault="00300B3B">
      <w:pPr>
        <w:rPr>
          <w:rFonts w:ascii="Arial" w:hAnsi="Arial" w:cs="Arial"/>
        </w:rPr>
      </w:pPr>
    </w:p>
    <w:p w14:paraId="3B8B98D1" w14:textId="5A6F4D01" w:rsidR="00300B3B" w:rsidRPr="00300B3B" w:rsidRDefault="00300B3B" w:rsidP="00300B3B">
      <w:pPr>
        <w:jc w:val="right"/>
        <w:rPr>
          <w:rFonts w:ascii="Arial" w:hAnsi="Arial" w:cs="Arial"/>
          <w:sz w:val="24"/>
          <w:szCs w:val="24"/>
        </w:rPr>
      </w:pPr>
      <w:r w:rsidRPr="00300B3B">
        <w:rPr>
          <w:rFonts w:ascii="Arial" w:hAnsi="Arial" w:cs="Arial"/>
          <w:sz w:val="24"/>
          <w:szCs w:val="24"/>
        </w:rPr>
        <w:t>Autor: Jaime Eduardo</w:t>
      </w:r>
      <w:r w:rsidR="000B117D">
        <w:rPr>
          <w:rFonts w:ascii="Arial" w:hAnsi="Arial" w:cs="Arial"/>
          <w:sz w:val="24"/>
          <w:szCs w:val="24"/>
        </w:rPr>
        <w:t xml:space="preserve"> Baires Escalante</w:t>
      </w:r>
    </w:p>
    <w:p w14:paraId="4CD41FB6" w14:textId="5692BBE0" w:rsidR="00300B3B" w:rsidRPr="00300B3B" w:rsidRDefault="00300B3B" w:rsidP="00300B3B">
      <w:pPr>
        <w:jc w:val="right"/>
        <w:rPr>
          <w:rFonts w:ascii="Arial" w:hAnsi="Arial" w:cs="Arial"/>
          <w:sz w:val="24"/>
          <w:szCs w:val="24"/>
        </w:rPr>
      </w:pPr>
      <w:r w:rsidRPr="00300B3B">
        <w:rPr>
          <w:rFonts w:ascii="Arial" w:hAnsi="Arial" w:cs="Arial"/>
          <w:sz w:val="24"/>
          <w:szCs w:val="24"/>
        </w:rPr>
        <w:t>Director</w:t>
      </w:r>
      <w:r w:rsidR="008A73D2">
        <w:rPr>
          <w:rFonts w:ascii="Arial" w:hAnsi="Arial" w:cs="Arial"/>
          <w:sz w:val="24"/>
          <w:szCs w:val="24"/>
        </w:rPr>
        <w:t>a</w:t>
      </w:r>
      <w:r w:rsidRPr="00300B3B">
        <w:rPr>
          <w:rFonts w:ascii="Arial" w:hAnsi="Arial" w:cs="Arial"/>
          <w:sz w:val="24"/>
          <w:szCs w:val="24"/>
        </w:rPr>
        <w:t>: Patricia López Martínez</w:t>
      </w:r>
    </w:p>
    <w:p w14:paraId="49CE7B6E" w14:textId="30C28264" w:rsidR="00D47AA9" w:rsidRPr="00300B3B" w:rsidRDefault="00A64300" w:rsidP="00300B3B">
      <w:pPr>
        <w:jc w:val="right"/>
        <w:rPr>
          <w:rFonts w:ascii="Arial" w:hAnsi="Arial" w:cs="Arial"/>
          <w:sz w:val="24"/>
          <w:szCs w:val="24"/>
        </w:rPr>
      </w:pPr>
      <w:r>
        <w:rPr>
          <w:rFonts w:ascii="Arial" w:hAnsi="Arial" w:cs="Arial"/>
          <w:sz w:val="24"/>
          <w:szCs w:val="24"/>
        </w:rPr>
        <w:t>[FECHA]</w:t>
      </w:r>
      <w:r w:rsidR="00D47AA9" w:rsidRPr="00300B3B">
        <w:rPr>
          <w:rFonts w:ascii="Arial" w:hAnsi="Arial" w:cs="Arial"/>
          <w:sz w:val="24"/>
          <w:szCs w:val="24"/>
        </w:rPr>
        <w:br w:type="page"/>
      </w:r>
    </w:p>
    <w:p w14:paraId="20F246A8" w14:textId="77777777" w:rsidR="00493F21" w:rsidRPr="00F57905" w:rsidRDefault="00493F21">
      <w:pPr>
        <w:rPr>
          <w:rFonts w:ascii="Arial" w:hAnsi="Arial" w:cs="Arial"/>
          <w:b/>
          <w:bCs/>
          <w:spacing w:val="20"/>
          <w:sz w:val="28"/>
          <w:szCs w:val="28"/>
        </w:rPr>
      </w:pPr>
      <w:r w:rsidRPr="00F57905">
        <w:rPr>
          <w:rFonts w:ascii="Arial" w:hAnsi="Arial" w:cs="Arial"/>
          <w:b/>
          <w:bCs/>
          <w:spacing w:val="20"/>
          <w:sz w:val="28"/>
          <w:szCs w:val="28"/>
        </w:rPr>
        <w:lastRenderedPageBreak/>
        <w:t>Índice de contenido</w:t>
      </w:r>
    </w:p>
    <w:p w14:paraId="0F5CA822" w14:textId="3AE09DEA" w:rsidR="00493F21" w:rsidRDefault="00493F21">
      <w:pPr>
        <w:rPr>
          <w:rFonts w:ascii="Arial" w:hAnsi="Arial" w:cs="Arial"/>
        </w:rPr>
      </w:pPr>
    </w:p>
    <w:sdt>
      <w:sdtPr>
        <w:rPr>
          <w:rFonts w:asciiTheme="minorHAnsi" w:eastAsiaTheme="minorHAnsi" w:hAnsiTheme="minorHAnsi" w:cstheme="minorBidi"/>
          <w:color w:val="auto"/>
          <w:kern w:val="2"/>
          <w:sz w:val="22"/>
          <w:szCs w:val="22"/>
          <w:lang w:eastAsia="en-US"/>
          <w14:ligatures w14:val="standardContextual"/>
        </w:rPr>
        <w:id w:val="1123651479"/>
        <w:docPartObj>
          <w:docPartGallery w:val="Table of Contents"/>
          <w:docPartUnique/>
        </w:docPartObj>
      </w:sdtPr>
      <w:sdtEndPr>
        <w:rPr>
          <w:b/>
          <w:bCs/>
        </w:rPr>
      </w:sdtEndPr>
      <w:sdtContent>
        <w:p w14:paraId="5D326D72" w14:textId="7FA9F8E9" w:rsidR="00C26F61" w:rsidRPr="00697E60" w:rsidRDefault="00C26F61">
          <w:pPr>
            <w:pStyle w:val="TtuloTDC"/>
            <w:rPr>
              <w:sz w:val="12"/>
              <w:szCs w:val="12"/>
            </w:rPr>
          </w:pPr>
        </w:p>
        <w:p w14:paraId="6C53FE3B" w14:textId="16517736" w:rsidR="005B7F41" w:rsidRPr="005B7F41" w:rsidRDefault="00C26F61">
          <w:pPr>
            <w:pStyle w:val="TDC1"/>
            <w:rPr>
              <w:rFonts w:eastAsiaTheme="minorEastAsia"/>
              <w:noProof/>
              <w:lang w:eastAsia="es-ES"/>
            </w:rPr>
          </w:pPr>
          <w:r w:rsidRPr="005B7F41">
            <w:rPr>
              <w:rFonts w:ascii="Arial" w:hAnsi="Arial" w:cs="Arial"/>
            </w:rPr>
            <w:fldChar w:fldCharType="begin"/>
          </w:r>
          <w:r w:rsidRPr="005B7F41">
            <w:rPr>
              <w:rFonts w:ascii="Arial" w:hAnsi="Arial" w:cs="Arial"/>
            </w:rPr>
            <w:instrText xml:space="preserve"> TOC \o "1-3" \h \z \u </w:instrText>
          </w:r>
          <w:r w:rsidRPr="005B7F41">
            <w:rPr>
              <w:rFonts w:ascii="Arial" w:hAnsi="Arial" w:cs="Arial"/>
            </w:rPr>
            <w:fldChar w:fldCharType="separate"/>
          </w:r>
          <w:hyperlink w:anchor="_Toc164060898" w:history="1">
            <w:r w:rsidR="005B7F41" w:rsidRPr="005B7F41">
              <w:rPr>
                <w:rStyle w:val="Hipervnculo"/>
                <w:rFonts w:ascii="Arial" w:hAnsi="Arial" w:cs="Arial"/>
                <w:noProof/>
                <w:spacing w:val="20"/>
              </w:rPr>
              <w:t>1. Introducción</w:t>
            </w:r>
            <w:r w:rsidR="005B7F41" w:rsidRPr="005B7F41">
              <w:rPr>
                <w:noProof/>
                <w:webHidden/>
              </w:rPr>
              <w:tab/>
            </w:r>
            <w:r w:rsidR="005B7F41" w:rsidRPr="005B7F41">
              <w:rPr>
                <w:noProof/>
                <w:webHidden/>
              </w:rPr>
              <w:fldChar w:fldCharType="begin"/>
            </w:r>
            <w:r w:rsidR="005B7F41" w:rsidRPr="005B7F41">
              <w:rPr>
                <w:noProof/>
                <w:webHidden/>
              </w:rPr>
              <w:instrText xml:space="preserve"> PAGEREF _Toc164060898 \h </w:instrText>
            </w:r>
            <w:r w:rsidR="005B7F41" w:rsidRPr="005B7F41">
              <w:rPr>
                <w:noProof/>
                <w:webHidden/>
              </w:rPr>
            </w:r>
            <w:r w:rsidR="005B7F41" w:rsidRPr="005B7F41">
              <w:rPr>
                <w:noProof/>
                <w:webHidden/>
              </w:rPr>
              <w:fldChar w:fldCharType="separate"/>
            </w:r>
            <w:r w:rsidR="005B7F41" w:rsidRPr="005B7F41">
              <w:rPr>
                <w:noProof/>
                <w:webHidden/>
              </w:rPr>
              <w:t>4</w:t>
            </w:r>
            <w:r w:rsidR="005B7F41" w:rsidRPr="005B7F41">
              <w:rPr>
                <w:noProof/>
                <w:webHidden/>
              </w:rPr>
              <w:fldChar w:fldCharType="end"/>
            </w:r>
          </w:hyperlink>
        </w:p>
        <w:p w14:paraId="6D4CFFE3" w14:textId="190D981F" w:rsidR="005B7F41" w:rsidRPr="005B7F41" w:rsidRDefault="005B7F41">
          <w:pPr>
            <w:pStyle w:val="TDC2"/>
            <w:rPr>
              <w:rFonts w:cstheme="minorBidi"/>
              <w:noProof/>
              <w:kern w:val="2"/>
              <w14:ligatures w14:val="standardContextual"/>
            </w:rPr>
          </w:pPr>
          <w:hyperlink w:anchor="_Toc164060899" w:history="1">
            <w:r w:rsidRPr="005B7F41">
              <w:rPr>
                <w:rStyle w:val="Hipervnculo"/>
                <w:rFonts w:ascii="Arial" w:hAnsi="Arial" w:cs="Arial"/>
                <w:noProof/>
              </w:rPr>
              <w:t>1.1 Contexto</w:t>
            </w:r>
            <w:r w:rsidRPr="005B7F41">
              <w:rPr>
                <w:noProof/>
                <w:webHidden/>
              </w:rPr>
              <w:tab/>
            </w:r>
            <w:r w:rsidRPr="005B7F41">
              <w:rPr>
                <w:noProof/>
                <w:webHidden/>
              </w:rPr>
              <w:fldChar w:fldCharType="begin"/>
            </w:r>
            <w:r w:rsidRPr="005B7F41">
              <w:rPr>
                <w:noProof/>
                <w:webHidden/>
              </w:rPr>
              <w:instrText xml:space="preserve"> PAGEREF _Toc164060899 \h </w:instrText>
            </w:r>
            <w:r w:rsidRPr="005B7F41">
              <w:rPr>
                <w:noProof/>
                <w:webHidden/>
              </w:rPr>
            </w:r>
            <w:r w:rsidRPr="005B7F41">
              <w:rPr>
                <w:noProof/>
                <w:webHidden/>
              </w:rPr>
              <w:fldChar w:fldCharType="separate"/>
            </w:r>
            <w:r w:rsidRPr="005B7F41">
              <w:rPr>
                <w:noProof/>
                <w:webHidden/>
              </w:rPr>
              <w:t>4</w:t>
            </w:r>
            <w:r w:rsidRPr="005B7F41">
              <w:rPr>
                <w:noProof/>
                <w:webHidden/>
              </w:rPr>
              <w:fldChar w:fldCharType="end"/>
            </w:r>
          </w:hyperlink>
        </w:p>
        <w:p w14:paraId="3E019B61" w14:textId="20B494F8" w:rsidR="005B7F41" w:rsidRPr="005B7F41" w:rsidRDefault="005B7F41">
          <w:pPr>
            <w:pStyle w:val="TDC2"/>
            <w:rPr>
              <w:rFonts w:cstheme="minorBidi"/>
              <w:noProof/>
              <w:kern w:val="2"/>
              <w14:ligatures w14:val="standardContextual"/>
            </w:rPr>
          </w:pPr>
          <w:hyperlink w:anchor="_Toc164060900" w:history="1">
            <w:r w:rsidRPr="005B7F41">
              <w:rPr>
                <w:rStyle w:val="Hipervnculo"/>
                <w:rFonts w:ascii="Arial" w:hAnsi="Arial" w:cs="Arial"/>
                <w:noProof/>
              </w:rPr>
              <w:t>1.2 Objetivos</w:t>
            </w:r>
            <w:r w:rsidRPr="005B7F41">
              <w:rPr>
                <w:noProof/>
                <w:webHidden/>
              </w:rPr>
              <w:tab/>
            </w:r>
            <w:r w:rsidRPr="005B7F41">
              <w:rPr>
                <w:noProof/>
                <w:webHidden/>
              </w:rPr>
              <w:fldChar w:fldCharType="begin"/>
            </w:r>
            <w:r w:rsidRPr="005B7F41">
              <w:rPr>
                <w:noProof/>
                <w:webHidden/>
              </w:rPr>
              <w:instrText xml:space="preserve"> PAGEREF _Toc164060900 \h </w:instrText>
            </w:r>
            <w:r w:rsidRPr="005B7F41">
              <w:rPr>
                <w:noProof/>
                <w:webHidden/>
              </w:rPr>
            </w:r>
            <w:r w:rsidRPr="005B7F41">
              <w:rPr>
                <w:noProof/>
                <w:webHidden/>
              </w:rPr>
              <w:fldChar w:fldCharType="separate"/>
            </w:r>
            <w:r w:rsidRPr="005B7F41">
              <w:rPr>
                <w:noProof/>
                <w:webHidden/>
              </w:rPr>
              <w:t>5</w:t>
            </w:r>
            <w:r w:rsidRPr="005B7F41">
              <w:rPr>
                <w:noProof/>
                <w:webHidden/>
              </w:rPr>
              <w:fldChar w:fldCharType="end"/>
            </w:r>
          </w:hyperlink>
        </w:p>
        <w:p w14:paraId="5EB2B213" w14:textId="37EDCAE7" w:rsidR="005B7F41" w:rsidRPr="005B7F41" w:rsidRDefault="005B7F41">
          <w:pPr>
            <w:pStyle w:val="TDC2"/>
            <w:rPr>
              <w:rFonts w:cstheme="minorBidi"/>
              <w:noProof/>
              <w:kern w:val="2"/>
              <w14:ligatures w14:val="standardContextual"/>
            </w:rPr>
          </w:pPr>
          <w:hyperlink w:anchor="_Toc164060901" w:history="1">
            <w:r w:rsidRPr="005B7F41">
              <w:rPr>
                <w:rStyle w:val="Hipervnculo"/>
                <w:rFonts w:ascii="Arial" w:hAnsi="Arial" w:cs="Arial"/>
                <w:noProof/>
              </w:rPr>
              <w:t>1.3 Organización de la memoria</w:t>
            </w:r>
            <w:r w:rsidRPr="005B7F41">
              <w:rPr>
                <w:noProof/>
                <w:webHidden/>
              </w:rPr>
              <w:tab/>
            </w:r>
            <w:r w:rsidRPr="005B7F41">
              <w:rPr>
                <w:noProof/>
                <w:webHidden/>
              </w:rPr>
              <w:fldChar w:fldCharType="begin"/>
            </w:r>
            <w:r w:rsidRPr="005B7F41">
              <w:rPr>
                <w:noProof/>
                <w:webHidden/>
              </w:rPr>
              <w:instrText xml:space="preserve"> PAGEREF _Toc164060901 \h </w:instrText>
            </w:r>
            <w:r w:rsidRPr="005B7F41">
              <w:rPr>
                <w:noProof/>
                <w:webHidden/>
              </w:rPr>
            </w:r>
            <w:r w:rsidRPr="005B7F41">
              <w:rPr>
                <w:noProof/>
                <w:webHidden/>
              </w:rPr>
              <w:fldChar w:fldCharType="separate"/>
            </w:r>
            <w:r w:rsidRPr="005B7F41">
              <w:rPr>
                <w:noProof/>
                <w:webHidden/>
              </w:rPr>
              <w:t>6</w:t>
            </w:r>
            <w:r w:rsidRPr="005B7F41">
              <w:rPr>
                <w:noProof/>
                <w:webHidden/>
              </w:rPr>
              <w:fldChar w:fldCharType="end"/>
            </w:r>
          </w:hyperlink>
        </w:p>
        <w:p w14:paraId="08667AF1" w14:textId="2AABD51B" w:rsidR="005B7F41" w:rsidRPr="005B7F41" w:rsidRDefault="005B7F41">
          <w:pPr>
            <w:pStyle w:val="TDC1"/>
            <w:rPr>
              <w:rFonts w:eastAsiaTheme="minorEastAsia"/>
              <w:noProof/>
              <w:lang w:eastAsia="es-ES"/>
            </w:rPr>
          </w:pPr>
          <w:hyperlink w:anchor="_Toc164060902" w:history="1">
            <w:r w:rsidRPr="005B7F41">
              <w:rPr>
                <w:rStyle w:val="Hipervnculo"/>
                <w:rFonts w:ascii="Arial" w:hAnsi="Arial" w:cs="Arial"/>
                <w:noProof/>
                <w:spacing w:val="20"/>
              </w:rPr>
              <w:t>2. Análisis de requisitos</w:t>
            </w:r>
            <w:r w:rsidRPr="005B7F41">
              <w:rPr>
                <w:noProof/>
                <w:webHidden/>
              </w:rPr>
              <w:tab/>
            </w:r>
            <w:r w:rsidRPr="005B7F41">
              <w:rPr>
                <w:noProof/>
                <w:webHidden/>
              </w:rPr>
              <w:fldChar w:fldCharType="begin"/>
            </w:r>
            <w:r w:rsidRPr="005B7F41">
              <w:rPr>
                <w:noProof/>
                <w:webHidden/>
              </w:rPr>
              <w:instrText xml:space="preserve"> PAGEREF _Toc164060902 \h </w:instrText>
            </w:r>
            <w:r w:rsidRPr="005B7F41">
              <w:rPr>
                <w:noProof/>
                <w:webHidden/>
              </w:rPr>
            </w:r>
            <w:r w:rsidRPr="005B7F41">
              <w:rPr>
                <w:noProof/>
                <w:webHidden/>
              </w:rPr>
              <w:fldChar w:fldCharType="separate"/>
            </w:r>
            <w:r w:rsidRPr="005B7F41">
              <w:rPr>
                <w:noProof/>
                <w:webHidden/>
              </w:rPr>
              <w:t>7</w:t>
            </w:r>
            <w:r w:rsidRPr="005B7F41">
              <w:rPr>
                <w:noProof/>
                <w:webHidden/>
              </w:rPr>
              <w:fldChar w:fldCharType="end"/>
            </w:r>
          </w:hyperlink>
        </w:p>
        <w:p w14:paraId="5E872293" w14:textId="2F9516B2" w:rsidR="005B7F41" w:rsidRPr="005B7F41" w:rsidRDefault="005B7F41">
          <w:pPr>
            <w:pStyle w:val="TDC2"/>
            <w:rPr>
              <w:rFonts w:cstheme="minorBidi"/>
              <w:noProof/>
              <w:kern w:val="2"/>
              <w14:ligatures w14:val="standardContextual"/>
            </w:rPr>
          </w:pPr>
          <w:hyperlink w:anchor="_Toc164060903" w:history="1">
            <w:r w:rsidRPr="005B7F41">
              <w:rPr>
                <w:rStyle w:val="Hipervnculo"/>
                <w:rFonts w:ascii="Arial" w:hAnsi="Arial" w:cs="Arial"/>
                <w:noProof/>
              </w:rPr>
              <w:t>2.1 Modelo de dominio</w:t>
            </w:r>
            <w:r w:rsidRPr="005B7F41">
              <w:rPr>
                <w:noProof/>
                <w:webHidden/>
              </w:rPr>
              <w:tab/>
            </w:r>
            <w:r w:rsidRPr="005B7F41">
              <w:rPr>
                <w:noProof/>
                <w:webHidden/>
              </w:rPr>
              <w:fldChar w:fldCharType="begin"/>
            </w:r>
            <w:r w:rsidRPr="005B7F41">
              <w:rPr>
                <w:noProof/>
                <w:webHidden/>
              </w:rPr>
              <w:instrText xml:space="preserve"> PAGEREF _Toc164060903 \h </w:instrText>
            </w:r>
            <w:r w:rsidRPr="005B7F41">
              <w:rPr>
                <w:noProof/>
                <w:webHidden/>
              </w:rPr>
            </w:r>
            <w:r w:rsidRPr="005B7F41">
              <w:rPr>
                <w:noProof/>
                <w:webHidden/>
              </w:rPr>
              <w:fldChar w:fldCharType="separate"/>
            </w:r>
            <w:r w:rsidRPr="005B7F41">
              <w:rPr>
                <w:noProof/>
                <w:webHidden/>
              </w:rPr>
              <w:t>7</w:t>
            </w:r>
            <w:r w:rsidRPr="005B7F41">
              <w:rPr>
                <w:noProof/>
                <w:webHidden/>
              </w:rPr>
              <w:fldChar w:fldCharType="end"/>
            </w:r>
          </w:hyperlink>
        </w:p>
        <w:p w14:paraId="014655FF" w14:textId="03824789" w:rsidR="005B7F41" w:rsidRPr="005B7F41" w:rsidRDefault="005B7F41">
          <w:pPr>
            <w:pStyle w:val="TDC2"/>
            <w:rPr>
              <w:rFonts w:cstheme="minorBidi"/>
              <w:noProof/>
              <w:kern w:val="2"/>
              <w14:ligatures w14:val="standardContextual"/>
            </w:rPr>
          </w:pPr>
          <w:hyperlink w:anchor="_Toc164060904" w:history="1">
            <w:r w:rsidRPr="005B7F41">
              <w:rPr>
                <w:rStyle w:val="Hipervnculo"/>
                <w:rFonts w:ascii="Arial" w:hAnsi="Arial" w:cs="Arial"/>
                <w:noProof/>
              </w:rPr>
              <w:t>2.2 Requisitos del sistema</w:t>
            </w:r>
            <w:r w:rsidRPr="005B7F41">
              <w:rPr>
                <w:noProof/>
                <w:webHidden/>
              </w:rPr>
              <w:tab/>
            </w:r>
            <w:r w:rsidRPr="005B7F41">
              <w:rPr>
                <w:noProof/>
                <w:webHidden/>
              </w:rPr>
              <w:fldChar w:fldCharType="begin"/>
            </w:r>
            <w:r w:rsidRPr="005B7F41">
              <w:rPr>
                <w:noProof/>
                <w:webHidden/>
              </w:rPr>
              <w:instrText xml:space="preserve"> PAGEREF _Toc164060904 \h </w:instrText>
            </w:r>
            <w:r w:rsidRPr="005B7F41">
              <w:rPr>
                <w:noProof/>
                <w:webHidden/>
              </w:rPr>
            </w:r>
            <w:r w:rsidRPr="005B7F41">
              <w:rPr>
                <w:noProof/>
                <w:webHidden/>
              </w:rPr>
              <w:fldChar w:fldCharType="separate"/>
            </w:r>
            <w:r w:rsidRPr="005B7F41">
              <w:rPr>
                <w:noProof/>
                <w:webHidden/>
              </w:rPr>
              <w:t>7</w:t>
            </w:r>
            <w:r w:rsidRPr="005B7F41">
              <w:rPr>
                <w:noProof/>
                <w:webHidden/>
              </w:rPr>
              <w:fldChar w:fldCharType="end"/>
            </w:r>
          </w:hyperlink>
        </w:p>
        <w:p w14:paraId="025DBD08" w14:textId="19DCE82D" w:rsidR="005B7F41" w:rsidRPr="005B7F41" w:rsidRDefault="005B7F41">
          <w:pPr>
            <w:pStyle w:val="TDC2"/>
            <w:rPr>
              <w:rFonts w:cstheme="minorBidi"/>
              <w:noProof/>
              <w:kern w:val="2"/>
              <w14:ligatures w14:val="standardContextual"/>
            </w:rPr>
          </w:pPr>
          <w:hyperlink w:anchor="_Toc164060905" w:history="1">
            <w:r w:rsidRPr="005B7F41">
              <w:rPr>
                <w:rStyle w:val="Hipervnculo"/>
                <w:rFonts w:ascii="Arial" w:hAnsi="Arial" w:cs="Arial"/>
                <w:noProof/>
              </w:rPr>
              <w:t>2.2.1 Requisitos funcionales</w:t>
            </w:r>
            <w:r w:rsidRPr="005B7F41">
              <w:rPr>
                <w:noProof/>
                <w:webHidden/>
              </w:rPr>
              <w:tab/>
            </w:r>
            <w:r w:rsidRPr="005B7F41">
              <w:rPr>
                <w:noProof/>
                <w:webHidden/>
              </w:rPr>
              <w:fldChar w:fldCharType="begin"/>
            </w:r>
            <w:r w:rsidRPr="005B7F41">
              <w:rPr>
                <w:noProof/>
                <w:webHidden/>
              </w:rPr>
              <w:instrText xml:space="preserve"> PAGEREF _Toc164060905 \h </w:instrText>
            </w:r>
            <w:r w:rsidRPr="005B7F41">
              <w:rPr>
                <w:noProof/>
                <w:webHidden/>
              </w:rPr>
            </w:r>
            <w:r w:rsidRPr="005B7F41">
              <w:rPr>
                <w:noProof/>
                <w:webHidden/>
              </w:rPr>
              <w:fldChar w:fldCharType="separate"/>
            </w:r>
            <w:r w:rsidRPr="005B7F41">
              <w:rPr>
                <w:noProof/>
                <w:webHidden/>
              </w:rPr>
              <w:t>7</w:t>
            </w:r>
            <w:r w:rsidRPr="005B7F41">
              <w:rPr>
                <w:noProof/>
                <w:webHidden/>
              </w:rPr>
              <w:fldChar w:fldCharType="end"/>
            </w:r>
          </w:hyperlink>
        </w:p>
        <w:p w14:paraId="61298185" w14:textId="219409A4" w:rsidR="005B7F41" w:rsidRPr="005B7F41" w:rsidRDefault="005B7F41">
          <w:pPr>
            <w:pStyle w:val="TDC2"/>
            <w:rPr>
              <w:rFonts w:cstheme="minorBidi"/>
              <w:noProof/>
              <w:kern w:val="2"/>
              <w14:ligatures w14:val="standardContextual"/>
            </w:rPr>
          </w:pPr>
          <w:hyperlink w:anchor="_Toc164060906" w:history="1">
            <w:r w:rsidRPr="005B7F41">
              <w:rPr>
                <w:rStyle w:val="Hipervnculo"/>
                <w:rFonts w:ascii="Arial" w:hAnsi="Arial" w:cs="Arial"/>
                <w:noProof/>
              </w:rPr>
              <w:t>2.2.2 Especificación de casos de uso</w:t>
            </w:r>
            <w:r w:rsidRPr="005B7F41">
              <w:rPr>
                <w:noProof/>
                <w:webHidden/>
              </w:rPr>
              <w:tab/>
            </w:r>
            <w:r w:rsidRPr="005B7F41">
              <w:rPr>
                <w:noProof/>
                <w:webHidden/>
              </w:rPr>
              <w:fldChar w:fldCharType="begin"/>
            </w:r>
            <w:r w:rsidRPr="005B7F41">
              <w:rPr>
                <w:noProof/>
                <w:webHidden/>
              </w:rPr>
              <w:instrText xml:space="preserve"> PAGEREF _Toc164060906 \h </w:instrText>
            </w:r>
            <w:r w:rsidRPr="005B7F41">
              <w:rPr>
                <w:noProof/>
                <w:webHidden/>
              </w:rPr>
            </w:r>
            <w:r w:rsidRPr="005B7F41">
              <w:rPr>
                <w:noProof/>
                <w:webHidden/>
              </w:rPr>
              <w:fldChar w:fldCharType="separate"/>
            </w:r>
            <w:r w:rsidRPr="005B7F41">
              <w:rPr>
                <w:noProof/>
                <w:webHidden/>
              </w:rPr>
              <w:t>10</w:t>
            </w:r>
            <w:r w:rsidRPr="005B7F41">
              <w:rPr>
                <w:noProof/>
                <w:webHidden/>
              </w:rPr>
              <w:fldChar w:fldCharType="end"/>
            </w:r>
          </w:hyperlink>
        </w:p>
        <w:p w14:paraId="105AB7B3" w14:textId="1092C84F" w:rsidR="005B7F41" w:rsidRPr="005B7F41" w:rsidRDefault="005B7F41">
          <w:pPr>
            <w:pStyle w:val="TDC2"/>
            <w:rPr>
              <w:rFonts w:cstheme="minorBidi"/>
              <w:noProof/>
              <w:kern w:val="2"/>
              <w14:ligatures w14:val="standardContextual"/>
            </w:rPr>
          </w:pPr>
          <w:hyperlink w:anchor="_Toc164060907" w:history="1">
            <w:r w:rsidRPr="005B7F41">
              <w:rPr>
                <w:rStyle w:val="Hipervnculo"/>
                <w:rFonts w:ascii="Arial" w:hAnsi="Arial" w:cs="Arial"/>
                <w:noProof/>
              </w:rPr>
              <w:t>2.2.3 Requisitos no funcionales</w:t>
            </w:r>
            <w:r w:rsidRPr="005B7F41">
              <w:rPr>
                <w:noProof/>
                <w:webHidden/>
              </w:rPr>
              <w:tab/>
            </w:r>
            <w:r w:rsidRPr="005B7F41">
              <w:rPr>
                <w:noProof/>
                <w:webHidden/>
              </w:rPr>
              <w:fldChar w:fldCharType="begin"/>
            </w:r>
            <w:r w:rsidRPr="005B7F41">
              <w:rPr>
                <w:noProof/>
                <w:webHidden/>
              </w:rPr>
              <w:instrText xml:space="preserve"> PAGEREF _Toc164060907 \h </w:instrText>
            </w:r>
            <w:r w:rsidRPr="005B7F41">
              <w:rPr>
                <w:noProof/>
                <w:webHidden/>
              </w:rPr>
            </w:r>
            <w:r w:rsidRPr="005B7F41">
              <w:rPr>
                <w:noProof/>
                <w:webHidden/>
              </w:rPr>
              <w:fldChar w:fldCharType="separate"/>
            </w:r>
            <w:r w:rsidRPr="005B7F41">
              <w:rPr>
                <w:noProof/>
                <w:webHidden/>
              </w:rPr>
              <w:t>19</w:t>
            </w:r>
            <w:r w:rsidRPr="005B7F41">
              <w:rPr>
                <w:noProof/>
                <w:webHidden/>
              </w:rPr>
              <w:fldChar w:fldCharType="end"/>
            </w:r>
          </w:hyperlink>
        </w:p>
        <w:p w14:paraId="03461A3C" w14:textId="7A199644" w:rsidR="005B7F41" w:rsidRPr="005B7F41" w:rsidRDefault="005B7F41">
          <w:pPr>
            <w:pStyle w:val="TDC2"/>
            <w:rPr>
              <w:rFonts w:cstheme="minorBidi"/>
              <w:noProof/>
              <w:kern w:val="2"/>
              <w14:ligatures w14:val="standardContextual"/>
            </w:rPr>
          </w:pPr>
          <w:hyperlink w:anchor="_Toc164060908" w:history="1">
            <w:r w:rsidRPr="005B7F41">
              <w:rPr>
                <w:rStyle w:val="Hipervnculo"/>
                <w:rFonts w:ascii="Arial" w:hAnsi="Arial" w:cs="Arial"/>
                <w:noProof/>
              </w:rPr>
              <w:t>2.3 Bocetos / mockups de la interfaz</w:t>
            </w:r>
            <w:r w:rsidRPr="005B7F41">
              <w:rPr>
                <w:noProof/>
                <w:webHidden/>
              </w:rPr>
              <w:tab/>
            </w:r>
            <w:r w:rsidRPr="005B7F41">
              <w:rPr>
                <w:noProof/>
                <w:webHidden/>
              </w:rPr>
              <w:fldChar w:fldCharType="begin"/>
            </w:r>
            <w:r w:rsidRPr="005B7F41">
              <w:rPr>
                <w:noProof/>
                <w:webHidden/>
              </w:rPr>
              <w:instrText xml:space="preserve"> PAGEREF _Toc164060908 \h </w:instrText>
            </w:r>
            <w:r w:rsidRPr="005B7F41">
              <w:rPr>
                <w:noProof/>
                <w:webHidden/>
              </w:rPr>
            </w:r>
            <w:r w:rsidRPr="005B7F41">
              <w:rPr>
                <w:noProof/>
                <w:webHidden/>
              </w:rPr>
              <w:fldChar w:fldCharType="separate"/>
            </w:r>
            <w:r w:rsidRPr="005B7F41">
              <w:rPr>
                <w:noProof/>
                <w:webHidden/>
              </w:rPr>
              <w:t>20</w:t>
            </w:r>
            <w:r w:rsidRPr="005B7F41">
              <w:rPr>
                <w:noProof/>
                <w:webHidden/>
              </w:rPr>
              <w:fldChar w:fldCharType="end"/>
            </w:r>
          </w:hyperlink>
        </w:p>
        <w:p w14:paraId="336918DC" w14:textId="2DC92349" w:rsidR="005B7F41" w:rsidRPr="005B7F41" w:rsidRDefault="005B7F41">
          <w:pPr>
            <w:pStyle w:val="TDC1"/>
            <w:rPr>
              <w:rFonts w:eastAsiaTheme="minorEastAsia"/>
              <w:noProof/>
              <w:lang w:eastAsia="es-ES"/>
            </w:rPr>
          </w:pPr>
          <w:hyperlink w:anchor="_Toc164060909" w:history="1">
            <w:r w:rsidRPr="005B7F41">
              <w:rPr>
                <w:rStyle w:val="Hipervnculo"/>
                <w:rFonts w:ascii="Arial" w:hAnsi="Arial" w:cs="Arial"/>
                <w:noProof/>
                <w:spacing w:val="20"/>
              </w:rPr>
              <w:t>3. Diseño del sitio web</w:t>
            </w:r>
            <w:r w:rsidRPr="005B7F41">
              <w:rPr>
                <w:noProof/>
                <w:webHidden/>
              </w:rPr>
              <w:tab/>
            </w:r>
            <w:r w:rsidRPr="005B7F41">
              <w:rPr>
                <w:noProof/>
                <w:webHidden/>
              </w:rPr>
              <w:fldChar w:fldCharType="begin"/>
            </w:r>
            <w:r w:rsidRPr="005B7F41">
              <w:rPr>
                <w:noProof/>
                <w:webHidden/>
              </w:rPr>
              <w:instrText xml:space="preserve"> PAGEREF _Toc164060909 \h </w:instrText>
            </w:r>
            <w:r w:rsidRPr="005B7F41">
              <w:rPr>
                <w:noProof/>
                <w:webHidden/>
              </w:rPr>
            </w:r>
            <w:r w:rsidRPr="005B7F41">
              <w:rPr>
                <w:noProof/>
                <w:webHidden/>
              </w:rPr>
              <w:fldChar w:fldCharType="separate"/>
            </w:r>
            <w:r w:rsidRPr="005B7F41">
              <w:rPr>
                <w:noProof/>
                <w:webHidden/>
              </w:rPr>
              <w:t>21</w:t>
            </w:r>
            <w:r w:rsidRPr="005B7F41">
              <w:rPr>
                <w:noProof/>
                <w:webHidden/>
              </w:rPr>
              <w:fldChar w:fldCharType="end"/>
            </w:r>
          </w:hyperlink>
        </w:p>
        <w:p w14:paraId="61EB7814" w14:textId="55F72863" w:rsidR="005B7F41" w:rsidRPr="005B7F41" w:rsidRDefault="005B7F41">
          <w:pPr>
            <w:pStyle w:val="TDC2"/>
            <w:rPr>
              <w:rFonts w:cstheme="minorBidi"/>
              <w:noProof/>
              <w:kern w:val="2"/>
              <w14:ligatures w14:val="standardContextual"/>
            </w:rPr>
          </w:pPr>
          <w:hyperlink w:anchor="_Toc164060910" w:history="1">
            <w:r w:rsidRPr="005B7F41">
              <w:rPr>
                <w:rStyle w:val="Hipervnculo"/>
                <w:rFonts w:ascii="Arial" w:hAnsi="Arial" w:cs="Arial"/>
                <w:noProof/>
              </w:rPr>
              <w:t>3.1 Diseño del servicio REST</w:t>
            </w:r>
            <w:r w:rsidRPr="005B7F41">
              <w:rPr>
                <w:noProof/>
                <w:webHidden/>
              </w:rPr>
              <w:tab/>
            </w:r>
            <w:r w:rsidRPr="005B7F41">
              <w:rPr>
                <w:noProof/>
                <w:webHidden/>
              </w:rPr>
              <w:fldChar w:fldCharType="begin"/>
            </w:r>
            <w:r w:rsidRPr="005B7F41">
              <w:rPr>
                <w:noProof/>
                <w:webHidden/>
              </w:rPr>
              <w:instrText xml:space="preserve"> PAGEREF _Toc164060910 \h </w:instrText>
            </w:r>
            <w:r w:rsidRPr="005B7F41">
              <w:rPr>
                <w:noProof/>
                <w:webHidden/>
              </w:rPr>
            </w:r>
            <w:r w:rsidRPr="005B7F41">
              <w:rPr>
                <w:noProof/>
                <w:webHidden/>
              </w:rPr>
              <w:fldChar w:fldCharType="separate"/>
            </w:r>
            <w:r w:rsidRPr="005B7F41">
              <w:rPr>
                <w:noProof/>
                <w:webHidden/>
              </w:rPr>
              <w:t>21</w:t>
            </w:r>
            <w:r w:rsidRPr="005B7F41">
              <w:rPr>
                <w:noProof/>
                <w:webHidden/>
              </w:rPr>
              <w:fldChar w:fldCharType="end"/>
            </w:r>
          </w:hyperlink>
        </w:p>
        <w:p w14:paraId="729D840E" w14:textId="216A850A" w:rsidR="00C26F61" w:rsidRDefault="00C26F61">
          <w:r w:rsidRPr="005B7F41">
            <w:rPr>
              <w:rFonts w:ascii="Arial" w:hAnsi="Arial" w:cs="Arial"/>
            </w:rPr>
            <w:fldChar w:fldCharType="end"/>
          </w:r>
        </w:p>
      </w:sdtContent>
    </w:sdt>
    <w:p w14:paraId="5616E0AA" w14:textId="77777777" w:rsidR="00C26F61" w:rsidRPr="00F57905" w:rsidRDefault="00C26F61">
      <w:pPr>
        <w:rPr>
          <w:rFonts w:ascii="Arial" w:hAnsi="Arial" w:cs="Arial"/>
        </w:rPr>
      </w:pPr>
    </w:p>
    <w:p w14:paraId="21AC0043" w14:textId="77777777" w:rsidR="00E846C3" w:rsidRDefault="00E846C3">
      <w:pPr>
        <w:rPr>
          <w:rFonts w:ascii="Arial" w:hAnsi="Arial" w:cs="Arial"/>
        </w:rPr>
      </w:pPr>
      <w:r>
        <w:rPr>
          <w:rFonts w:ascii="Arial" w:hAnsi="Arial" w:cs="Arial"/>
        </w:rPr>
        <w:br w:type="page"/>
      </w:r>
    </w:p>
    <w:p w14:paraId="5821636D" w14:textId="77777777" w:rsidR="00E846C3" w:rsidRPr="00E846C3" w:rsidRDefault="00E846C3">
      <w:pPr>
        <w:rPr>
          <w:rFonts w:ascii="Arial" w:hAnsi="Arial" w:cs="Arial"/>
          <w:b/>
          <w:bCs/>
          <w:spacing w:val="20"/>
          <w:sz w:val="28"/>
          <w:szCs w:val="28"/>
        </w:rPr>
      </w:pPr>
      <w:r w:rsidRPr="00E846C3">
        <w:rPr>
          <w:rFonts w:ascii="Arial" w:hAnsi="Arial" w:cs="Arial"/>
          <w:b/>
          <w:bCs/>
          <w:spacing w:val="20"/>
          <w:sz w:val="28"/>
          <w:szCs w:val="28"/>
        </w:rPr>
        <w:lastRenderedPageBreak/>
        <w:t>Índice de ilustraciones</w:t>
      </w:r>
    </w:p>
    <w:p w14:paraId="009A75DF" w14:textId="77777777" w:rsidR="00E846C3" w:rsidRDefault="00E846C3">
      <w:pPr>
        <w:rPr>
          <w:rFonts w:ascii="Arial" w:hAnsi="Arial" w:cs="Arial"/>
        </w:rPr>
      </w:pPr>
    </w:p>
    <w:p w14:paraId="5B92A676" w14:textId="418CCA63" w:rsidR="00AE084A" w:rsidRDefault="00E846C3">
      <w:pPr>
        <w:pStyle w:val="Tabladeilustraciones"/>
        <w:tabs>
          <w:tab w:val="right" w:leader="dot" w:pos="8494"/>
        </w:tabs>
        <w:rPr>
          <w:rFonts w:eastAsiaTheme="minorEastAsia"/>
          <w:noProof/>
          <w:lang w:eastAsia="es-ES"/>
        </w:rPr>
      </w:pPr>
      <w:r w:rsidRPr="00082306">
        <w:rPr>
          <w:rFonts w:ascii="Arial" w:hAnsi="Arial" w:cs="Arial"/>
        </w:rPr>
        <w:fldChar w:fldCharType="begin"/>
      </w:r>
      <w:r w:rsidRPr="00082306">
        <w:rPr>
          <w:rFonts w:ascii="Arial" w:hAnsi="Arial" w:cs="Arial"/>
        </w:rPr>
        <w:instrText xml:space="preserve"> TOC \h \z \c "Figura" </w:instrText>
      </w:r>
      <w:r w:rsidRPr="00082306">
        <w:rPr>
          <w:rFonts w:ascii="Arial" w:hAnsi="Arial" w:cs="Arial"/>
        </w:rPr>
        <w:fldChar w:fldCharType="separate"/>
      </w:r>
      <w:hyperlink w:anchor="_Toc170240658" w:history="1">
        <w:r w:rsidR="00AE084A" w:rsidRPr="00930F62">
          <w:rPr>
            <w:rStyle w:val="Hipervnculo"/>
            <w:rFonts w:ascii="Arial" w:hAnsi="Arial" w:cs="Arial"/>
            <w:i/>
            <w:iCs/>
            <w:noProof/>
          </w:rPr>
          <w:t>Figura 1. Presupuesto al sector IT visto como porcentaje de los ingresos</w:t>
        </w:r>
        <w:r w:rsidR="00AE084A">
          <w:rPr>
            <w:noProof/>
            <w:webHidden/>
          </w:rPr>
          <w:tab/>
        </w:r>
        <w:r w:rsidR="00AE084A">
          <w:rPr>
            <w:noProof/>
            <w:webHidden/>
          </w:rPr>
          <w:fldChar w:fldCharType="begin"/>
        </w:r>
        <w:r w:rsidR="00AE084A">
          <w:rPr>
            <w:noProof/>
            <w:webHidden/>
          </w:rPr>
          <w:instrText xml:space="preserve"> PAGEREF _Toc170240658 \h </w:instrText>
        </w:r>
        <w:r w:rsidR="00AE084A">
          <w:rPr>
            <w:noProof/>
            <w:webHidden/>
          </w:rPr>
        </w:r>
        <w:r w:rsidR="00AE084A">
          <w:rPr>
            <w:noProof/>
            <w:webHidden/>
          </w:rPr>
          <w:fldChar w:fldCharType="separate"/>
        </w:r>
        <w:r w:rsidR="00AE084A">
          <w:rPr>
            <w:noProof/>
            <w:webHidden/>
          </w:rPr>
          <w:t>4</w:t>
        </w:r>
        <w:r w:rsidR="00AE084A">
          <w:rPr>
            <w:noProof/>
            <w:webHidden/>
          </w:rPr>
          <w:fldChar w:fldCharType="end"/>
        </w:r>
      </w:hyperlink>
    </w:p>
    <w:p w14:paraId="2408D343" w14:textId="44EF66F8" w:rsidR="00AE084A" w:rsidRDefault="00AE084A">
      <w:pPr>
        <w:pStyle w:val="Tabladeilustraciones"/>
        <w:tabs>
          <w:tab w:val="right" w:leader="dot" w:pos="8494"/>
        </w:tabs>
        <w:rPr>
          <w:rFonts w:eastAsiaTheme="minorEastAsia"/>
          <w:noProof/>
          <w:lang w:eastAsia="es-ES"/>
        </w:rPr>
      </w:pPr>
      <w:hyperlink w:anchor="_Toc170240659" w:history="1">
        <w:r w:rsidRPr="00930F62">
          <w:rPr>
            <w:rStyle w:val="Hipervnculo"/>
            <w:rFonts w:ascii="Arial" w:hAnsi="Arial" w:cs="Arial"/>
            <w:i/>
            <w:iCs/>
            <w:noProof/>
          </w:rPr>
          <w:t>Figura 2. CIO’s reportando un incremento en el presupuesto IT en el año 2016</w:t>
        </w:r>
        <w:r>
          <w:rPr>
            <w:noProof/>
            <w:webHidden/>
          </w:rPr>
          <w:tab/>
        </w:r>
        <w:r>
          <w:rPr>
            <w:noProof/>
            <w:webHidden/>
          </w:rPr>
          <w:fldChar w:fldCharType="begin"/>
        </w:r>
        <w:r>
          <w:rPr>
            <w:noProof/>
            <w:webHidden/>
          </w:rPr>
          <w:instrText xml:space="preserve"> PAGEREF _Toc170240659 \h </w:instrText>
        </w:r>
        <w:r>
          <w:rPr>
            <w:noProof/>
            <w:webHidden/>
          </w:rPr>
        </w:r>
        <w:r>
          <w:rPr>
            <w:noProof/>
            <w:webHidden/>
          </w:rPr>
          <w:fldChar w:fldCharType="separate"/>
        </w:r>
        <w:r>
          <w:rPr>
            <w:noProof/>
            <w:webHidden/>
          </w:rPr>
          <w:t>4</w:t>
        </w:r>
        <w:r>
          <w:rPr>
            <w:noProof/>
            <w:webHidden/>
          </w:rPr>
          <w:fldChar w:fldCharType="end"/>
        </w:r>
      </w:hyperlink>
    </w:p>
    <w:p w14:paraId="019D7561" w14:textId="45487647" w:rsidR="00AE084A" w:rsidRDefault="00AE084A">
      <w:pPr>
        <w:pStyle w:val="Tabladeilustraciones"/>
        <w:tabs>
          <w:tab w:val="right" w:leader="dot" w:pos="8494"/>
        </w:tabs>
        <w:rPr>
          <w:rFonts w:eastAsiaTheme="minorEastAsia"/>
          <w:noProof/>
          <w:lang w:eastAsia="es-ES"/>
        </w:rPr>
      </w:pPr>
      <w:hyperlink w:anchor="_Toc170240660" w:history="1">
        <w:r w:rsidRPr="00930F62">
          <w:rPr>
            <w:rStyle w:val="Hipervnculo"/>
            <w:rFonts w:ascii="Arial" w:hAnsi="Arial" w:cs="Arial"/>
            <w:i/>
            <w:iCs/>
            <w:noProof/>
          </w:rPr>
          <w:t>Figura 3. Modelo de dominio de la aplicación</w:t>
        </w:r>
        <w:r>
          <w:rPr>
            <w:noProof/>
            <w:webHidden/>
          </w:rPr>
          <w:tab/>
        </w:r>
        <w:r>
          <w:rPr>
            <w:noProof/>
            <w:webHidden/>
          </w:rPr>
          <w:fldChar w:fldCharType="begin"/>
        </w:r>
        <w:r>
          <w:rPr>
            <w:noProof/>
            <w:webHidden/>
          </w:rPr>
          <w:instrText xml:space="preserve"> PAGEREF _Toc170240660 \h </w:instrText>
        </w:r>
        <w:r>
          <w:rPr>
            <w:noProof/>
            <w:webHidden/>
          </w:rPr>
        </w:r>
        <w:r>
          <w:rPr>
            <w:noProof/>
            <w:webHidden/>
          </w:rPr>
          <w:fldChar w:fldCharType="separate"/>
        </w:r>
        <w:r>
          <w:rPr>
            <w:noProof/>
            <w:webHidden/>
          </w:rPr>
          <w:t>7</w:t>
        </w:r>
        <w:r>
          <w:rPr>
            <w:noProof/>
            <w:webHidden/>
          </w:rPr>
          <w:fldChar w:fldCharType="end"/>
        </w:r>
      </w:hyperlink>
    </w:p>
    <w:p w14:paraId="10ACBB05" w14:textId="56DBE4C3" w:rsidR="00AE084A" w:rsidRDefault="00AE084A">
      <w:pPr>
        <w:pStyle w:val="Tabladeilustraciones"/>
        <w:tabs>
          <w:tab w:val="right" w:leader="dot" w:pos="8494"/>
        </w:tabs>
        <w:rPr>
          <w:rFonts w:eastAsiaTheme="minorEastAsia"/>
          <w:noProof/>
          <w:lang w:eastAsia="es-ES"/>
        </w:rPr>
      </w:pPr>
      <w:hyperlink w:anchor="_Toc170240661" w:history="1">
        <w:r w:rsidRPr="00930F62">
          <w:rPr>
            <w:rStyle w:val="Hipervnculo"/>
            <w:rFonts w:ascii="Arial" w:hAnsi="Arial" w:cs="Arial"/>
            <w:i/>
            <w:iCs/>
            <w:noProof/>
          </w:rPr>
          <w:t>Figura 4. Diagrama de casos de uso general del sistema</w:t>
        </w:r>
        <w:r>
          <w:rPr>
            <w:noProof/>
            <w:webHidden/>
          </w:rPr>
          <w:tab/>
        </w:r>
        <w:r>
          <w:rPr>
            <w:noProof/>
            <w:webHidden/>
          </w:rPr>
          <w:fldChar w:fldCharType="begin"/>
        </w:r>
        <w:r>
          <w:rPr>
            <w:noProof/>
            <w:webHidden/>
          </w:rPr>
          <w:instrText xml:space="preserve"> PAGEREF _Toc170240661 \h </w:instrText>
        </w:r>
        <w:r>
          <w:rPr>
            <w:noProof/>
            <w:webHidden/>
          </w:rPr>
        </w:r>
        <w:r>
          <w:rPr>
            <w:noProof/>
            <w:webHidden/>
          </w:rPr>
          <w:fldChar w:fldCharType="separate"/>
        </w:r>
        <w:r>
          <w:rPr>
            <w:noProof/>
            <w:webHidden/>
          </w:rPr>
          <w:t>8</w:t>
        </w:r>
        <w:r>
          <w:rPr>
            <w:noProof/>
            <w:webHidden/>
          </w:rPr>
          <w:fldChar w:fldCharType="end"/>
        </w:r>
      </w:hyperlink>
    </w:p>
    <w:p w14:paraId="4D8F6BCF" w14:textId="348E56F8" w:rsidR="00AE084A" w:rsidRDefault="00AE084A">
      <w:pPr>
        <w:pStyle w:val="Tabladeilustraciones"/>
        <w:tabs>
          <w:tab w:val="right" w:leader="dot" w:pos="8494"/>
        </w:tabs>
        <w:rPr>
          <w:rFonts w:eastAsiaTheme="minorEastAsia"/>
          <w:noProof/>
          <w:lang w:eastAsia="es-ES"/>
        </w:rPr>
      </w:pPr>
      <w:hyperlink w:anchor="_Toc170240662" w:history="1">
        <w:r w:rsidRPr="00930F62">
          <w:rPr>
            <w:rStyle w:val="Hipervnculo"/>
            <w:rFonts w:ascii="Arial" w:hAnsi="Arial" w:cs="Arial"/>
            <w:i/>
            <w:iCs/>
            <w:noProof/>
          </w:rPr>
          <w:t>Figura 5. Diagrama de casos de uso de  Gestión del Inventario</w:t>
        </w:r>
        <w:r>
          <w:rPr>
            <w:noProof/>
            <w:webHidden/>
          </w:rPr>
          <w:tab/>
        </w:r>
        <w:r>
          <w:rPr>
            <w:noProof/>
            <w:webHidden/>
          </w:rPr>
          <w:fldChar w:fldCharType="begin"/>
        </w:r>
        <w:r>
          <w:rPr>
            <w:noProof/>
            <w:webHidden/>
          </w:rPr>
          <w:instrText xml:space="preserve"> PAGEREF _Toc170240662 \h </w:instrText>
        </w:r>
        <w:r>
          <w:rPr>
            <w:noProof/>
            <w:webHidden/>
          </w:rPr>
        </w:r>
        <w:r>
          <w:rPr>
            <w:noProof/>
            <w:webHidden/>
          </w:rPr>
          <w:fldChar w:fldCharType="separate"/>
        </w:r>
        <w:r>
          <w:rPr>
            <w:noProof/>
            <w:webHidden/>
          </w:rPr>
          <w:t>8</w:t>
        </w:r>
        <w:r>
          <w:rPr>
            <w:noProof/>
            <w:webHidden/>
          </w:rPr>
          <w:fldChar w:fldCharType="end"/>
        </w:r>
      </w:hyperlink>
    </w:p>
    <w:p w14:paraId="1227C400" w14:textId="244E22D2" w:rsidR="00AE084A" w:rsidRDefault="00AE084A">
      <w:pPr>
        <w:pStyle w:val="Tabladeilustraciones"/>
        <w:tabs>
          <w:tab w:val="right" w:leader="dot" w:pos="8494"/>
        </w:tabs>
        <w:rPr>
          <w:rFonts w:eastAsiaTheme="minorEastAsia"/>
          <w:noProof/>
          <w:lang w:eastAsia="es-ES"/>
        </w:rPr>
      </w:pPr>
      <w:hyperlink w:anchor="_Toc170240663" w:history="1">
        <w:r w:rsidRPr="00930F62">
          <w:rPr>
            <w:rStyle w:val="Hipervnculo"/>
            <w:rFonts w:ascii="Arial" w:hAnsi="Arial" w:cs="Arial"/>
            <w:i/>
            <w:iCs/>
            <w:noProof/>
          </w:rPr>
          <w:t>Figura 6. Diagrama de casos de uso de Gestión del TPV</w:t>
        </w:r>
        <w:r>
          <w:rPr>
            <w:noProof/>
            <w:webHidden/>
          </w:rPr>
          <w:tab/>
        </w:r>
        <w:r>
          <w:rPr>
            <w:noProof/>
            <w:webHidden/>
          </w:rPr>
          <w:fldChar w:fldCharType="begin"/>
        </w:r>
        <w:r>
          <w:rPr>
            <w:noProof/>
            <w:webHidden/>
          </w:rPr>
          <w:instrText xml:space="preserve"> PAGEREF _Toc170240663 \h </w:instrText>
        </w:r>
        <w:r>
          <w:rPr>
            <w:noProof/>
            <w:webHidden/>
          </w:rPr>
        </w:r>
        <w:r>
          <w:rPr>
            <w:noProof/>
            <w:webHidden/>
          </w:rPr>
          <w:fldChar w:fldCharType="separate"/>
        </w:r>
        <w:r>
          <w:rPr>
            <w:noProof/>
            <w:webHidden/>
          </w:rPr>
          <w:t>9</w:t>
        </w:r>
        <w:r>
          <w:rPr>
            <w:noProof/>
            <w:webHidden/>
          </w:rPr>
          <w:fldChar w:fldCharType="end"/>
        </w:r>
      </w:hyperlink>
    </w:p>
    <w:p w14:paraId="1A96DD10" w14:textId="73409234" w:rsidR="00AE084A" w:rsidRDefault="00AE084A">
      <w:pPr>
        <w:pStyle w:val="Tabladeilustraciones"/>
        <w:tabs>
          <w:tab w:val="right" w:leader="dot" w:pos="8494"/>
        </w:tabs>
        <w:rPr>
          <w:rFonts w:eastAsiaTheme="minorEastAsia"/>
          <w:noProof/>
          <w:lang w:eastAsia="es-ES"/>
        </w:rPr>
      </w:pPr>
      <w:hyperlink w:anchor="_Toc170240664" w:history="1">
        <w:r w:rsidRPr="00930F62">
          <w:rPr>
            <w:rStyle w:val="Hipervnculo"/>
            <w:rFonts w:ascii="Arial" w:hAnsi="Arial" w:cs="Arial"/>
            <w:i/>
            <w:iCs/>
            <w:noProof/>
          </w:rPr>
          <w:t>Figura 7. Diagrama de casos de uso de Gestión Comercial</w:t>
        </w:r>
        <w:r>
          <w:rPr>
            <w:noProof/>
            <w:webHidden/>
          </w:rPr>
          <w:tab/>
        </w:r>
        <w:r>
          <w:rPr>
            <w:noProof/>
            <w:webHidden/>
          </w:rPr>
          <w:fldChar w:fldCharType="begin"/>
        </w:r>
        <w:r>
          <w:rPr>
            <w:noProof/>
            <w:webHidden/>
          </w:rPr>
          <w:instrText xml:space="preserve"> PAGEREF _Toc170240664 \h </w:instrText>
        </w:r>
        <w:r>
          <w:rPr>
            <w:noProof/>
            <w:webHidden/>
          </w:rPr>
        </w:r>
        <w:r>
          <w:rPr>
            <w:noProof/>
            <w:webHidden/>
          </w:rPr>
          <w:fldChar w:fldCharType="separate"/>
        </w:r>
        <w:r>
          <w:rPr>
            <w:noProof/>
            <w:webHidden/>
          </w:rPr>
          <w:t>9</w:t>
        </w:r>
        <w:r>
          <w:rPr>
            <w:noProof/>
            <w:webHidden/>
          </w:rPr>
          <w:fldChar w:fldCharType="end"/>
        </w:r>
      </w:hyperlink>
    </w:p>
    <w:p w14:paraId="28AB76F8" w14:textId="3B6623DB" w:rsidR="00AE084A" w:rsidRDefault="00AE084A">
      <w:pPr>
        <w:pStyle w:val="Tabladeilustraciones"/>
        <w:tabs>
          <w:tab w:val="right" w:leader="dot" w:pos="8494"/>
        </w:tabs>
        <w:rPr>
          <w:rFonts w:eastAsiaTheme="minorEastAsia"/>
          <w:noProof/>
          <w:lang w:eastAsia="es-ES"/>
        </w:rPr>
      </w:pPr>
      <w:hyperlink w:anchor="_Toc170240665" w:history="1">
        <w:r w:rsidRPr="00930F62">
          <w:rPr>
            <w:rStyle w:val="Hipervnculo"/>
            <w:rFonts w:ascii="Arial" w:hAnsi="Arial" w:cs="Arial"/>
            <w:i/>
            <w:iCs/>
            <w:noProof/>
          </w:rPr>
          <w:t>Figura 8. Boceto para pantallas de consulta masiva de información</w:t>
        </w:r>
        <w:r>
          <w:rPr>
            <w:noProof/>
            <w:webHidden/>
          </w:rPr>
          <w:tab/>
        </w:r>
        <w:r>
          <w:rPr>
            <w:noProof/>
            <w:webHidden/>
          </w:rPr>
          <w:fldChar w:fldCharType="begin"/>
        </w:r>
        <w:r>
          <w:rPr>
            <w:noProof/>
            <w:webHidden/>
          </w:rPr>
          <w:instrText xml:space="preserve"> PAGEREF _Toc170240665 \h </w:instrText>
        </w:r>
        <w:r>
          <w:rPr>
            <w:noProof/>
            <w:webHidden/>
          </w:rPr>
        </w:r>
        <w:r>
          <w:rPr>
            <w:noProof/>
            <w:webHidden/>
          </w:rPr>
          <w:fldChar w:fldCharType="separate"/>
        </w:r>
        <w:r>
          <w:rPr>
            <w:noProof/>
            <w:webHidden/>
          </w:rPr>
          <w:t>20</w:t>
        </w:r>
        <w:r>
          <w:rPr>
            <w:noProof/>
            <w:webHidden/>
          </w:rPr>
          <w:fldChar w:fldCharType="end"/>
        </w:r>
      </w:hyperlink>
    </w:p>
    <w:p w14:paraId="54FFDEDC" w14:textId="1E3993A0" w:rsidR="00AE084A" w:rsidRDefault="00AE084A">
      <w:pPr>
        <w:pStyle w:val="Tabladeilustraciones"/>
        <w:tabs>
          <w:tab w:val="right" w:leader="dot" w:pos="8494"/>
        </w:tabs>
        <w:rPr>
          <w:rFonts w:eastAsiaTheme="minorEastAsia"/>
          <w:noProof/>
          <w:lang w:eastAsia="es-ES"/>
        </w:rPr>
      </w:pPr>
      <w:hyperlink w:anchor="_Toc170240666" w:history="1">
        <w:r w:rsidRPr="00930F62">
          <w:rPr>
            <w:rStyle w:val="Hipervnculo"/>
            <w:rFonts w:ascii="Arial" w:hAnsi="Arial" w:cs="Arial"/>
            <w:i/>
            <w:iCs/>
            <w:noProof/>
          </w:rPr>
          <w:t>Figura 9. Boceto para pantallas de añadir y modificar registros</w:t>
        </w:r>
        <w:r>
          <w:rPr>
            <w:noProof/>
            <w:webHidden/>
          </w:rPr>
          <w:tab/>
        </w:r>
        <w:r>
          <w:rPr>
            <w:noProof/>
            <w:webHidden/>
          </w:rPr>
          <w:fldChar w:fldCharType="begin"/>
        </w:r>
        <w:r>
          <w:rPr>
            <w:noProof/>
            <w:webHidden/>
          </w:rPr>
          <w:instrText xml:space="preserve"> PAGEREF _Toc170240666 \h </w:instrText>
        </w:r>
        <w:r>
          <w:rPr>
            <w:noProof/>
            <w:webHidden/>
          </w:rPr>
        </w:r>
        <w:r>
          <w:rPr>
            <w:noProof/>
            <w:webHidden/>
          </w:rPr>
          <w:fldChar w:fldCharType="separate"/>
        </w:r>
        <w:r>
          <w:rPr>
            <w:noProof/>
            <w:webHidden/>
          </w:rPr>
          <w:t>20</w:t>
        </w:r>
        <w:r>
          <w:rPr>
            <w:noProof/>
            <w:webHidden/>
          </w:rPr>
          <w:fldChar w:fldCharType="end"/>
        </w:r>
      </w:hyperlink>
    </w:p>
    <w:p w14:paraId="771584CC" w14:textId="5D4241E9" w:rsidR="00AE084A" w:rsidRDefault="00AE084A">
      <w:pPr>
        <w:pStyle w:val="Tabladeilustraciones"/>
        <w:tabs>
          <w:tab w:val="right" w:leader="dot" w:pos="8494"/>
        </w:tabs>
        <w:rPr>
          <w:rFonts w:eastAsiaTheme="minorEastAsia"/>
          <w:noProof/>
          <w:lang w:eastAsia="es-ES"/>
        </w:rPr>
      </w:pPr>
      <w:hyperlink w:anchor="_Toc170240667" w:history="1">
        <w:r w:rsidRPr="00930F62">
          <w:rPr>
            <w:rStyle w:val="Hipervnculo"/>
            <w:rFonts w:ascii="Arial" w:hAnsi="Arial" w:cs="Arial"/>
            <w:i/>
            <w:iCs/>
            <w:noProof/>
          </w:rPr>
          <w:t>Figura 10. Comunicación entre capas</w:t>
        </w:r>
        <w:r>
          <w:rPr>
            <w:noProof/>
            <w:webHidden/>
          </w:rPr>
          <w:tab/>
        </w:r>
        <w:r>
          <w:rPr>
            <w:noProof/>
            <w:webHidden/>
          </w:rPr>
          <w:fldChar w:fldCharType="begin"/>
        </w:r>
        <w:r>
          <w:rPr>
            <w:noProof/>
            <w:webHidden/>
          </w:rPr>
          <w:instrText xml:space="preserve"> PAGEREF _Toc170240667 \h </w:instrText>
        </w:r>
        <w:r>
          <w:rPr>
            <w:noProof/>
            <w:webHidden/>
          </w:rPr>
        </w:r>
        <w:r>
          <w:rPr>
            <w:noProof/>
            <w:webHidden/>
          </w:rPr>
          <w:fldChar w:fldCharType="separate"/>
        </w:r>
        <w:r>
          <w:rPr>
            <w:noProof/>
            <w:webHidden/>
          </w:rPr>
          <w:t>21</w:t>
        </w:r>
        <w:r>
          <w:rPr>
            <w:noProof/>
            <w:webHidden/>
          </w:rPr>
          <w:fldChar w:fldCharType="end"/>
        </w:r>
      </w:hyperlink>
    </w:p>
    <w:p w14:paraId="1DD648C9" w14:textId="0F946F03" w:rsidR="00E846C3" w:rsidRDefault="00E846C3">
      <w:pPr>
        <w:rPr>
          <w:rFonts w:ascii="Arial" w:hAnsi="Arial" w:cs="Arial"/>
        </w:rPr>
      </w:pPr>
      <w:r w:rsidRPr="00082306">
        <w:rPr>
          <w:rFonts w:ascii="Arial" w:hAnsi="Arial" w:cs="Arial"/>
        </w:rPr>
        <w:fldChar w:fldCharType="end"/>
      </w:r>
    </w:p>
    <w:p w14:paraId="586129F0" w14:textId="40A8912D" w:rsidR="00493F21" w:rsidRPr="00F57905" w:rsidRDefault="00493F21">
      <w:pPr>
        <w:rPr>
          <w:rFonts w:ascii="Arial" w:hAnsi="Arial" w:cs="Arial"/>
        </w:rPr>
      </w:pPr>
      <w:r w:rsidRPr="00F57905">
        <w:rPr>
          <w:rFonts w:ascii="Arial" w:hAnsi="Arial" w:cs="Arial"/>
        </w:rPr>
        <w:br w:type="page"/>
      </w:r>
    </w:p>
    <w:p w14:paraId="463FEF87" w14:textId="29B9CFAF" w:rsidR="00D47AA9" w:rsidRPr="00AE34D8" w:rsidRDefault="00493F21" w:rsidP="000441D4">
      <w:pPr>
        <w:pStyle w:val="Ttulo1"/>
        <w:rPr>
          <w:rFonts w:ascii="Arial" w:hAnsi="Arial" w:cs="Arial"/>
          <w:b/>
          <w:bCs/>
          <w:color w:val="auto"/>
          <w:spacing w:val="20"/>
          <w:sz w:val="36"/>
          <w:szCs w:val="28"/>
        </w:rPr>
      </w:pPr>
      <w:bookmarkStart w:id="0" w:name="_Toc164060898"/>
      <w:r w:rsidRPr="00AE34D8">
        <w:rPr>
          <w:rFonts w:ascii="Arial" w:hAnsi="Arial" w:cs="Arial"/>
          <w:b/>
          <w:bCs/>
          <w:color w:val="auto"/>
          <w:spacing w:val="20"/>
          <w:sz w:val="36"/>
          <w:szCs w:val="28"/>
        </w:rPr>
        <w:lastRenderedPageBreak/>
        <w:t>1. Introducción</w:t>
      </w:r>
      <w:bookmarkEnd w:id="0"/>
    </w:p>
    <w:p w14:paraId="12639AA7" w14:textId="4C37E963" w:rsidR="004805C8" w:rsidRPr="000D03FF" w:rsidRDefault="004805C8" w:rsidP="00AE34D8">
      <w:pPr>
        <w:pStyle w:val="Ttulo2"/>
        <w:spacing w:before="240" w:after="120"/>
        <w:rPr>
          <w:rFonts w:ascii="Arial" w:hAnsi="Arial" w:cs="Arial"/>
          <w:b/>
          <w:bCs/>
          <w:color w:val="auto"/>
          <w:sz w:val="28"/>
          <w:szCs w:val="28"/>
        </w:rPr>
      </w:pPr>
      <w:bookmarkStart w:id="1" w:name="_Toc164060899"/>
      <w:r w:rsidRPr="000D03FF">
        <w:rPr>
          <w:rFonts w:ascii="Arial" w:hAnsi="Arial" w:cs="Arial"/>
          <w:b/>
          <w:bCs/>
          <w:color w:val="auto"/>
          <w:sz w:val="28"/>
          <w:szCs w:val="28"/>
        </w:rPr>
        <w:t>1.1 Contexto</w:t>
      </w:r>
      <w:bookmarkEnd w:id="1"/>
    </w:p>
    <w:p w14:paraId="3D34B2BD" w14:textId="55EA5FA5" w:rsidR="00493F21" w:rsidRDefault="003F1A4C" w:rsidP="003F1A4C">
      <w:pPr>
        <w:jc w:val="both"/>
        <w:rPr>
          <w:rFonts w:ascii="Arial" w:hAnsi="Arial" w:cs="Arial"/>
        </w:rPr>
      </w:pPr>
      <w:r>
        <w:rPr>
          <w:rFonts w:ascii="Arial" w:hAnsi="Arial" w:cs="Arial"/>
        </w:rPr>
        <w:t>Las inversiones en el ámbito tecnológico han ido en crecimiento desde la llegada de internet y la globalización. En las últimas tres décadas ha habido un interés general por dotar a las empresas de equipos</w:t>
      </w:r>
      <w:r w:rsidR="00300B3B">
        <w:rPr>
          <w:rFonts w:ascii="Arial" w:hAnsi="Arial" w:cs="Arial"/>
        </w:rPr>
        <w:t xml:space="preserve"> y programas</w:t>
      </w:r>
      <w:r>
        <w:rPr>
          <w:rFonts w:ascii="Arial" w:hAnsi="Arial" w:cs="Arial"/>
        </w:rPr>
        <w:t xml:space="preserve"> informáticos capaces de mejorar la productividad, y facilitar la gestión de diversos procesos comunes a </w:t>
      </w:r>
      <w:r w:rsidR="00300B3B">
        <w:rPr>
          <w:rFonts w:ascii="Arial" w:hAnsi="Arial" w:cs="Arial"/>
        </w:rPr>
        <w:t>la organización.</w:t>
      </w:r>
    </w:p>
    <w:p w14:paraId="13AEB60C" w14:textId="08C68C22" w:rsidR="00F96342" w:rsidRDefault="008006F9" w:rsidP="006B62F8">
      <w:pPr>
        <w:spacing w:after="240"/>
        <w:jc w:val="both"/>
        <w:rPr>
          <w:rFonts w:ascii="Arial" w:hAnsi="Arial" w:cs="Arial"/>
        </w:rPr>
      </w:pPr>
      <w:r>
        <w:rPr>
          <w:rFonts w:ascii="Arial" w:hAnsi="Arial" w:cs="Arial"/>
        </w:rPr>
        <w:t>Para las empresas que se dedican a la venta de artículos al por menor,</w:t>
      </w:r>
      <w:r w:rsidR="00117E4A">
        <w:rPr>
          <w:rFonts w:ascii="Arial" w:hAnsi="Arial" w:cs="Arial"/>
        </w:rPr>
        <w:t xml:space="preserve"> tal como </w:t>
      </w:r>
      <w:r w:rsidR="00824591">
        <w:rPr>
          <w:rFonts w:ascii="Arial" w:hAnsi="Arial" w:cs="Arial"/>
        </w:rPr>
        <w:t>indica un</w:t>
      </w:r>
      <w:r w:rsidR="00117E4A">
        <w:rPr>
          <w:rFonts w:ascii="Arial" w:hAnsi="Arial" w:cs="Arial"/>
        </w:rPr>
        <w:t xml:space="preserve"> estudio</w:t>
      </w:r>
      <w:r w:rsidR="00B4732B">
        <w:rPr>
          <w:rFonts w:ascii="Arial" w:hAnsi="Arial" w:cs="Arial"/>
        </w:rPr>
        <w:t xml:space="preserve"> </w:t>
      </w:r>
      <w:r w:rsidR="000D74BD">
        <w:rPr>
          <w:rFonts w:ascii="Arial" w:hAnsi="Arial" w:cs="Arial"/>
        </w:rPr>
        <w:t>[1]</w:t>
      </w:r>
      <w:r w:rsidR="00117E4A">
        <w:rPr>
          <w:rFonts w:ascii="Arial" w:hAnsi="Arial" w:cs="Arial"/>
        </w:rPr>
        <w:t xml:space="preserve"> </w:t>
      </w:r>
      <w:r w:rsidR="006C5E33">
        <w:rPr>
          <w:rFonts w:ascii="Arial" w:hAnsi="Arial" w:cs="Arial"/>
        </w:rPr>
        <w:t xml:space="preserve">acerca de </w:t>
      </w:r>
      <w:r w:rsidR="00117E4A">
        <w:rPr>
          <w:rFonts w:ascii="Arial" w:hAnsi="Arial" w:cs="Arial"/>
        </w:rPr>
        <w:t xml:space="preserve">los presupuestos </w:t>
      </w:r>
      <w:r w:rsidR="00615FD1">
        <w:rPr>
          <w:rFonts w:ascii="Arial" w:hAnsi="Arial" w:cs="Arial"/>
        </w:rPr>
        <w:t>dedicados al</w:t>
      </w:r>
      <w:r w:rsidR="00117E4A">
        <w:rPr>
          <w:rFonts w:ascii="Arial" w:hAnsi="Arial" w:cs="Arial"/>
        </w:rPr>
        <w:t xml:space="preserve"> ámbito tecnológico</w:t>
      </w:r>
      <w:r w:rsidR="00615FD1">
        <w:rPr>
          <w:rFonts w:ascii="Arial" w:hAnsi="Arial" w:cs="Arial"/>
        </w:rPr>
        <w:t>, cuyos resultados se</w:t>
      </w:r>
      <w:r w:rsidR="00117E4A">
        <w:rPr>
          <w:rFonts w:ascii="Arial" w:hAnsi="Arial" w:cs="Arial"/>
        </w:rPr>
        <w:t xml:space="preserve"> refleja</w:t>
      </w:r>
      <w:r w:rsidR="00615FD1">
        <w:rPr>
          <w:rFonts w:ascii="Arial" w:hAnsi="Arial" w:cs="Arial"/>
        </w:rPr>
        <w:t>n</w:t>
      </w:r>
      <w:r w:rsidR="00117E4A">
        <w:rPr>
          <w:rFonts w:ascii="Arial" w:hAnsi="Arial" w:cs="Arial"/>
        </w:rPr>
        <w:t xml:space="preserve"> en la Figura 1</w:t>
      </w:r>
      <w:r w:rsidR="00D56A60">
        <w:rPr>
          <w:rFonts w:ascii="Arial" w:hAnsi="Arial" w:cs="Arial"/>
        </w:rPr>
        <w:t xml:space="preserve"> (categoría </w:t>
      </w:r>
      <w:r w:rsidR="00263492" w:rsidRPr="00263492">
        <w:rPr>
          <w:rFonts w:ascii="Arial" w:hAnsi="Arial" w:cs="Arial"/>
          <w:i/>
          <w:iCs/>
        </w:rPr>
        <w:t>Consumer</w:t>
      </w:r>
      <w:r w:rsidR="00263492">
        <w:rPr>
          <w:rFonts w:ascii="Arial" w:hAnsi="Arial" w:cs="Arial"/>
        </w:rPr>
        <w:t xml:space="preserve"> </w:t>
      </w:r>
      <w:r w:rsidR="00263492">
        <w:rPr>
          <w:rFonts w:ascii="Arial" w:hAnsi="Arial" w:cs="Arial"/>
          <w:i/>
          <w:iCs/>
        </w:rPr>
        <w:t>b</w:t>
      </w:r>
      <w:r w:rsidR="00D56A60" w:rsidRPr="00D56A60">
        <w:rPr>
          <w:rFonts w:ascii="Arial" w:hAnsi="Arial" w:cs="Arial"/>
          <w:i/>
          <w:iCs/>
        </w:rPr>
        <w:t xml:space="preserve">usiness and </w:t>
      </w:r>
      <w:r w:rsidR="00263492">
        <w:rPr>
          <w:rFonts w:ascii="Arial" w:hAnsi="Arial" w:cs="Arial"/>
          <w:i/>
          <w:iCs/>
        </w:rPr>
        <w:t>retail</w:t>
      </w:r>
      <w:r w:rsidR="00D56A60">
        <w:rPr>
          <w:rFonts w:ascii="Arial" w:hAnsi="Arial" w:cs="Arial"/>
        </w:rPr>
        <w:t>)</w:t>
      </w:r>
      <w:r w:rsidR="00117E4A">
        <w:rPr>
          <w:rFonts w:ascii="Arial" w:hAnsi="Arial" w:cs="Arial"/>
        </w:rPr>
        <w:t>,</w:t>
      </w:r>
      <w:r>
        <w:rPr>
          <w:rFonts w:ascii="Arial" w:hAnsi="Arial" w:cs="Arial"/>
        </w:rPr>
        <w:t xml:space="preserve"> los costes asociados a tecnología suelen ser en promedio más bajos que en otros sectores -por ejemplo, la banca y servicios profesionales.</w:t>
      </w:r>
    </w:p>
    <w:p w14:paraId="541D46A6" w14:textId="439D3319" w:rsidR="00F96342" w:rsidRDefault="00F96342" w:rsidP="003A46A9">
      <w:pPr>
        <w:jc w:val="center"/>
        <w:rPr>
          <w:rFonts w:ascii="Arial" w:hAnsi="Arial" w:cs="Arial"/>
        </w:rPr>
      </w:pPr>
      <w:r>
        <w:rPr>
          <w:noProof/>
        </w:rPr>
        <w:drawing>
          <wp:inline distT="0" distB="0" distL="0" distR="0" wp14:anchorId="57D0D724" wp14:editId="104ED222">
            <wp:extent cx="4717473" cy="2183441"/>
            <wp:effectExtent l="0" t="0" r="6985" b="7620"/>
            <wp:docPr id="2" name="Imagen 2" descr="IT budget as a percentage of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 budget as a percentage of revenu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962" b="10430"/>
                    <a:stretch/>
                  </pic:blipFill>
                  <pic:spPr bwMode="auto">
                    <a:xfrm>
                      <a:off x="0" y="0"/>
                      <a:ext cx="4735888" cy="2191964"/>
                    </a:xfrm>
                    <a:prstGeom prst="rect">
                      <a:avLst/>
                    </a:prstGeom>
                    <a:noFill/>
                    <a:ln>
                      <a:noFill/>
                    </a:ln>
                    <a:extLst>
                      <a:ext uri="{53640926-AAD7-44D8-BBD7-CCE9431645EC}">
                        <a14:shadowObscured xmlns:a14="http://schemas.microsoft.com/office/drawing/2010/main"/>
                      </a:ext>
                    </a:extLst>
                  </pic:spPr>
                </pic:pic>
              </a:graphicData>
            </a:graphic>
          </wp:inline>
        </w:drawing>
      </w:r>
    </w:p>
    <w:p w14:paraId="00BE30A2" w14:textId="4AB5C5ED" w:rsidR="00F96342" w:rsidRPr="006628FA" w:rsidRDefault="006628FA" w:rsidP="006628FA">
      <w:pPr>
        <w:jc w:val="center"/>
        <w:rPr>
          <w:rFonts w:ascii="Arial" w:hAnsi="Arial" w:cs="Arial"/>
          <w:i/>
          <w:iCs/>
          <w:color w:val="595959" w:themeColor="text1" w:themeTint="A6"/>
        </w:rPr>
      </w:pPr>
      <w:bookmarkStart w:id="2" w:name="_Toc170240658"/>
      <w:r w:rsidRPr="006628FA">
        <w:rPr>
          <w:rFonts w:ascii="Arial" w:hAnsi="Arial" w:cs="Arial"/>
          <w:i/>
          <w:iCs/>
          <w:color w:val="595959" w:themeColor="text1" w:themeTint="A6"/>
        </w:rPr>
        <w:t xml:space="preserve">Figura </w:t>
      </w:r>
      <w:r w:rsidRPr="006628FA">
        <w:rPr>
          <w:rFonts w:ascii="Arial" w:hAnsi="Arial" w:cs="Arial"/>
          <w:i/>
          <w:iCs/>
          <w:color w:val="595959" w:themeColor="text1" w:themeTint="A6"/>
        </w:rPr>
        <w:fldChar w:fldCharType="begin"/>
      </w:r>
      <w:r w:rsidRPr="006628FA">
        <w:rPr>
          <w:rFonts w:ascii="Arial" w:hAnsi="Arial" w:cs="Arial"/>
          <w:i/>
          <w:iCs/>
          <w:color w:val="595959" w:themeColor="text1" w:themeTint="A6"/>
        </w:rPr>
        <w:instrText xml:space="preserve"> SEQ Figura \* ARABIC </w:instrText>
      </w:r>
      <w:r w:rsidRPr="006628FA">
        <w:rPr>
          <w:rFonts w:ascii="Arial" w:hAnsi="Arial" w:cs="Arial"/>
          <w:i/>
          <w:iCs/>
          <w:color w:val="595959" w:themeColor="text1" w:themeTint="A6"/>
        </w:rPr>
        <w:fldChar w:fldCharType="separate"/>
      </w:r>
      <w:r w:rsidR="001B5FE3">
        <w:rPr>
          <w:rFonts w:ascii="Arial" w:hAnsi="Arial" w:cs="Arial"/>
          <w:i/>
          <w:iCs/>
          <w:noProof/>
          <w:color w:val="595959" w:themeColor="text1" w:themeTint="A6"/>
        </w:rPr>
        <w:t>1</w:t>
      </w:r>
      <w:r w:rsidRPr="006628FA">
        <w:rPr>
          <w:rFonts w:ascii="Arial" w:hAnsi="Arial" w:cs="Arial"/>
          <w:i/>
          <w:iCs/>
          <w:color w:val="595959" w:themeColor="text1" w:themeTint="A6"/>
        </w:rPr>
        <w:fldChar w:fldCharType="end"/>
      </w:r>
      <w:r w:rsidRPr="006628FA">
        <w:rPr>
          <w:rFonts w:ascii="Arial" w:hAnsi="Arial" w:cs="Arial"/>
          <w:i/>
          <w:iCs/>
          <w:color w:val="595959" w:themeColor="text1" w:themeTint="A6"/>
        </w:rPr>
        <w:t xml:space="preserve">. </w:t>
      </w:r>
      <w:r w:rsidR="00F96342" w:rsidRPr="006628FA">
        <w:rPr>
          <w:rFonts w:ascii="Arial" w:hAnsi="Arial" w:cs="Arial"/>
          <w:i/>
          <w:iCs/>
          <w:color w:val="595959" w:themeColor="text1" w:themeTint="A6"/>
        </w:rPr>
        <w:t>Presupuesto al sector IT visto como porcentaje de los ingresos</w:t>
      </w:r>
      <w:bookmarkEnd w:id="2"/>
    </w:p>
    <w:p w14:paraId="50215BA1" w14:textId="130A9736" w:rsidR="003A46A9" w:rsidRDefault="003A46A9" w:rsidP="006B62F8">
      <w:pPr>
        <w:spacing w:after="240"/>
        <w:jc w:val="both"/>
        <w:rPr>
          <w:rFonts w:ascii="Arial" w:hAnsi="Arial" w:cs="Arial"/>
        </w:rPr>
      </w:pPr>
      <w:r>
        <w:rPr>
          <w:rFonts w:ascii="Arial" w:hAnsi="Arial" w:cs="Arial"/>
        </w:rPr>
        <w:t xml:space="preserve">Sin embargo, el porcentaje de crecimiento en el presupuesto anual destinado a tecnología para este sector es </w:t>
      </w:r>
      <w:r w:rsidR="00656B8A">
        <w:rPr>
          <w:rFonts w:ascii="Arial" w:hAnsi="Arial" w:cs="Arial"/>
        </w:rPr>
        <w:t>considerable</w:t>
      </w:r>
      <w:r>
        <w:rPr>
          <w:rFonts w:ascii="Arial" w:hAnsi="Arial" w:cs="Arial"/>
        </w:rPr>
        <w:t xml:space="preserve">, y la tendencia apunta cada vez a una mayor dedicación de capital a este </w:t>
      </w:r>
      <w:r w:rsidR="00CB78A9">
        <w:rPr>
          <w:rFonts w:ascii="Arial" w:hAnsi="Arial" w:cs="Arial"/>
        </w:rPr>
        <w:t>sector</w:t>
      </w:r>
      <w:r>
        <w:rPr>
          <w:rFonts w:ascii="Arial" w:hAnsi="Arial" w:cs="Arial"/>
        </w:rPr>
        <w:t>. Esto se ve reflejado en una encuesta realizada a varios responsables de sistemas (CIO), representad</w:t>
      </w:r>
      <w:r w:rsidR="00615FD1">
        <w:rPr>
          <w:rFonts w:ascii="Arial" w:hAnsi="Arial" w:cs="Arial"/>
        </w:rPr>
        <w:t>a</w:t>
      </w:r>
      <w:r>
        <w:rPr>
          <w:rFonts w:ascii="Arial" w:hAnsi="Arial" w:cs="Arial"/>
        </w:rPr>
        <w:t xml:space="preserve"> gráficamente en la Figura 2 [1].</w:t>
      </w:r>
    </w:p>
    <w:p w14:paraId="293FFC86" w14:textId="5986E563" w:rsidR="00F96342" w:rsidRDefault="003A46A9" w:rsidP="0046341A">
      <w:pPr>
        <w:jc w:val="center"/>
        <w:rPr>
          <w:rFonts w:ascii="Arial" w:hAnsi="Arial" w:cs="Arial"/>
        </w:rPr>
      </w:pPr>
      <w:r>
        <w:rPr>
          <w:noProof/>
        </w:rPr>
        <w:drawing>
          <wp:inline distT="0" distB="0" distL="0" distR="0" wp14:anchorId="52E4E133" wp14:editId="5A215DF6">
            <wp:extent cx="4689764" cy="2163998"/>
            <wp:effectExtent l="0" t="0" r="0" b="8255"/>
            <wp:docPr id="3" name="Imagen 3" descr="CIOs reporting increase in IT budget over the las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Os reporting increase in IT budget over the last yea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455" b="9185"/>
                    <a:stretch/>
                  </pic:blipFill>
                  <pic:spPr bwMode="auto">
                    <a:xfrm>
                      <a:off x="0" y="0"/>
                      <a:ext cx="4714554" cy="2175437"/>
                    </a:xfrm>
                    <a:prstGeom prst="rect">
                      <a:avLst/>
                    </a:prstGeom>
                    <a:noFill/>
                    <a:ln>
                      <a:noFill/>
                    </a:ln>
                    <a:extLst>
                      <a:ext uri="{53640926-AAD7-44D8-BBD7-CCE9431645EC}">
                        <a14:shadowObscured xmlns:a14="http://schemas.microsoft.com/office/drawing/2010/main"/>
                      </a:ext>
                    </a:extLst>
                  </pic:spPr>
                </pic:pic>
              </a:graphicData>
            </a:graphic>
          </wp:inline>
        </w:drawing>
      </w:r>
    </w:p>
    <w:p w14:paraId="271ADB1C" w14:textId="0935CE09" w:rsidR="003A46A9" w:rsidRPr="003A22A4" w:rsidRDefault="006628FA" w:rsidP="006628FA">
      <w:pPr>
        <w:jc w:val="center"/>
        <w:rPr>
          <w:rFonts w:ascii="Arial" w:hAnsi="Arial" w:cs="Arial"/>
          <w:i/>
          <w:iCs/>
          <w:color w:val="595959" w:themeColor="text1" w:themeTint="A6"/>
        </w:rPr>
      </w:pPr>
      <w:bookmarkStart w:id="3" w:name="_Toc170240659"/>
      <w:r w:rsidRPr="006628FA">
        <w:rPr>
          <w:rFonts w:ascii="Arial" w:hAnsi="Arial" w:cs="Arial"/>
          <w:i/>
          <w:iCs/>
          <w:color w:val="595959" w:themeColor="text1" w:themeTint="A6"/>
        </w:rPr>
        <w:t xml:space="preserve">Figura </w:t>
      </w:r>
      <w:r w:rsidRPr="006628FA">
        <w:rPr>
          <w:rFonts w:ascii="Arial" w:hAnsi="Arial" w:cs="Arial"/>
          <w:i/>
          <w:iCs/>
          <w:color w:val="595959" w:themeColor="text1" w:themeTint="A6"/>
        </w:rPr>
        <w:fldChar w:fldCharType="begin"/>
      </w:r>
      <w:r w:rsidRPr="006628FA">
        <w:rPr>
          <w:rFonts w:ascii="Arial" w:hAnsi="Arial" w:cs="Arial"/>
          <w:i/>
          <w:iCs/>
          <w:color w:val="595959" w:themeColor="text1" w:themeTint="A6"/>
        </w:rPr>
        <w:instrText xml:space="preserve"> SEQ Figura \* ARABIC </w:instrText>
      </w:r>
      <w:r w:rsidRPr="006628FA">
        <w:rPr>
          <w:rFonts w:ascii="Arial" w:hAnsi="Arial" w:cs="Arial"/>
          <w:i/>
          <w:iCs/>
          <w:color w:val="595959" w:themeColor="text1" w:themeTint="A6"/>
        </w:rPr>
        <w:fldChar w:fldCharType="separate"/>
      </w:r>
      <w:r w:rsidR="001B5FE3">
        <w:rPr>
          <w:rFonts w:ascii="Arial" w:hAnsi="Arial" w:cs="Arial"/>
          <w:i/>
          <w:iCs/>
          <w:noProof/>
          <w:color w:val="595959" w:themeColor="text1" w:themeTint="A6"/>
        </w:rPr>
        <w:t>2</w:t>
      </w:r>
      <w:r w:rsidRPr="006628FA">
        <w:rPr>
          <w:rFonts w:ascii="Arial" w:hAnsi="Arial" w:cs="Arial"/>
          <w:i/>
          <w:iCs/>
          <w:color w:val="595959" w:themeColor="text1" w:themeTint="A6"/>
        </w:rPr>
        <w:fldChar w:fldCharType="end"/>
      </w:r>
      <w:r w:rsidR="003A46A9" w:rsidRPr="003A22A4">
        <w:rPr>
          <w:rFonts w:ascii="Arial" w:hAnsi="Arial" w:cs="Arial"/>
          <w:i/>
          <w:iCs/>
          <w:color w:val="595959" w:themeColor="text1" w:themeTint="A6"/>
        </w:rPr>
        <w:t>. CIO’s reportando un incremento en el presupuesto IT en el año 2016</w:t>
      </w:r>
      <w:bookmarkEnd w:id="3"/>
    </w:p>
    <w:p w14:paraId="0BA0846D" w14:textId="16B37667" w:rsidR="00C65500" w:rsidRDefault="00D56A60" w:rsidP="00D81193">
      <w:pPr>
        <w:jc w:val="both"/>
        <w:rPr>
          <w:rFonts w:ascii="Arial" w:hAnsi="Arial" w:cs="Arial"/>
        </w:rPr>
      </w:pPr>
      <w:r>
        <w:rPr>
          <w:rFonts w:ascii="Arial" w:hAnsi="Arial" w:cs="Arial"/>
        </w:rPr>
        <w:t xml:space="preserve">Tomando esto en cuenta, es evidente que la industria en general está tomando </w:t>
      </w:r>
      <w:r w:rsidR="00615FD1">
        <w:rPr>
          <w:rFonts w:ascii="Arial" w:hAnsi="Arial" w:cs="Arial"/>
        </w:rPr>
        <w:t>el</w:t>
      </w:r>
      <w:r>
        <w:rPr>
          <w:rFonts w:ascii="Arial" w:hAnsi="Arial" w:cs="Arial"/>
        </w:rPr>
        <w:t xml:space="preserve"> camino hacia la digitalización de sus principales procesos productivos</w:t>
      </w:r>
      <w:r w:rsidR="003447AA">
        <w:rPr>
          <w:rFonts w:ascii="Arial" w:hAnsi="Arial" w:cs="Arial"/>
        </w:rPr>
        <w:t>.</w:t>
      </w:r>
      <w:r w:rsidR="00C65500">
        <w:rPr>
          <w:rFonts w:ascii="Arial" w:hAnsi="Arial" w:cs="Arial"/>
        </w:rPr>
        <w:t xml:space="preserve"> Sin embargo, para </w:t>
      </w:r>
      <w:r w:rsidR="007A77D8">
        <w:rPr>
          <w:rFonts w:ascii="Arial" w:hAnsi="Arial" w:cs="Arial"/>
        </w:rPr>
        <w:t>el</w:t>
      </w:r>
      <w:r w:rsidR="003447AA">
        <w:rPr>
          <w:rFonts w:ascii="Arial" w:hAnsi="Arial" w:cs="Arial"/>
        </w:rPr>
        <w:t xml:space="preserve"> </w:t>
      </w:r>
      <w:r w:rsidR="003447AA">
        <w:rPr>
          <w:rFonts w:ascii="Arial" w:hAnsi="Arial" w:cs="Arial"/>
        </w:rPr>
        <w:lastRenderedPageBreak/>
        <w:t xml:space="preserve">sector de ventas </w:t>
      </w:r>
      <w:r w:rsidR="007A77D8">
        <w:rPr>
          <w:rFonts w:ascii="Arial" w:hAnsi="Arial" w:cs="Arial"/>
        </w:rPr>
        <w:t>al por menor</w:t>
      </w:r>
      <w:r w:rsidR="003447AA">
        <w:rPr>
          <w:rFonts w:ascii="Arial" w:hAnsi="Arial" w:cs="Arial"/>
        </w:rPr>
        <w:t>,</w:t>
      </w:r>
      <w:r w:rsidR="00C65500">
        <w:rPr>
          <w:rFonts w:ascii="Arial" w:hAnsi="Arial" w:cs="Arial"/>
        </w:rPr>
        <w:t xml:space="preserve"> esto puede suponer destinar un capital mayor del que pueden permitirse para invertir en soluciones tecnológicas altamente demandadas y completas, como un ERP (</w:t>
      </w:r>
      <w:r w:rsidR="00C65500" w:rsidRPr="00C65500">
        <w:rPr>
          <w:rFonts w:ascii="Arial" w:hAnsi="Arial" w:cs="Arial"/>
          <w:i/>
          <w:iCs/>
        </w:rPr>
        <w:t>Enterprise Resource Planning</w:t>
      </w:r>
      <w:r w:rsidR="00C65500">
        <w:rPr>
          <w:rFonts w:ascii="Arial" w:hAnsi="Arial" w:cs="Arial"/>
        </w:rPr>
        <w:t>).</w:t>
      </w:r>
    </w:p>
    <w:p w14:paraId="3C35CCCB" w14:textId="1D4C6F90" w:rsidR="002A36B5" w:rsidRDefault="00465F87" w:rsidP="00D81193">
      <w:pPr>
        <w:jc w:val="both"/>
        <w:rPr>
          <w:rFonts w:ascii="Arial" w:hAnsi="Arial" w:cs="Arial"/>
        </w:rPr>
      </w:pPr>
      <w:r>
        <w:rPr>
          <w:rFonts w:ascii="Arial" w:hAnsi="Arial" w:cs="Arial"/>
        </w:rPr>
        <w:t xml:space="preserve">Por lo tanto, </w:t>
      </w:r>
      <w:r w:rsidR="003447AA">
        <w:rPr>
          <w:rFonts w:ascii="Arial" w:hAnsi="Arial" w:cs="Arial"/>
        </w:rPr>
        <w:t xml:space="preserve">la solución tecnológica que mejor se puede adaptar a </w:t>
      </w:r>
      <w:r>
        <w:rPr>
          <w:rFonts w:ascii="Arial" w:hAnsi="Arial" w:cs="Arial"/>
        </w:rPr>
        <w:t xml:space="preserve">las </w:t>
      </w:r>
      <w:r w:rsidR="003447AA">
        <w:rPr>
          <w:rFonts w:ascii="Arial" w:hAnsi="Arial" w:cs="Arial"/>
        </w:rPr>
        <w:t xml:space="preserve">necesidades </w:t>
      </w:r>
      <w:r>
        <w:rPr>
          <w:rFonts w:ascii="Arial" w:hAnsi="Arial" w:cs="Arial"/>
        </w:rPr>
        <w:t xml:space="preserve">de un negocio minorista que esté en fases iniciales de crecimiento, y quiera dar un paso </w:t>
      </w:r>
      <w:r w:rsidR="00623F3F">
        <w:rPr>
          <w:rFonts w:ascii="Arial" w:hAnsi="Arial" w:cs="Arial"/>
        </w:rPr>
        <w:t>firme</w:t>
      </w:r>
      <w:r>
        <w:rPr>
          <w:rFonts w:ascii="Arial" w:hAnsi="Arial" w:cs="Arial"/>
        </w:rPr>
        <w:t xml:space="preserve"> hacia la digitalización, </w:t>
      </w:r>
      <w:r w:rsidR="003447AA">
        <w:rPr>
          <w:rFonts w:ascii="Arial" w:hAnsi="Arial" w:cs="Arial"/>
        </w:rPr>
        <w:t xml:space="preserve">es un TPV. </w:t>
      </w:r>
      <w:r>
        <w:rPr>
          <w:rFonts w:ascii="Arial" w:hAnsi="Arial" w:cs="Arial"/>
        </w:rPr>
        <w:t xml:space="preserve">Un </w:t>
      </w:r>
      <w:r w:rsidR="003447AA">
        <w:rPr>
          <w:rFonts w:ascii="Arial" w:hAnsi="Arial" w:cs="Arial"/>
        </w:rPr>
        <w:t>TPV (Terminal Punto de Venta) es un sistema que se utiliza para gestionar las operaciones de venta.</w:t>
      </w:r>
    </w:p>
    <w:p w14:paraId="33E01FC8" w14:textId="76E5304C" w:rsidR="00D81193" w:rsidRDefault="003447AA" w:rsidP="00D81193">
      <w:pPr>
        <w:jc w:val="both"/>
        <w:rPr>
          <w:rFonts w:ascii="Arial" w:hAnsi="Arial" w:cs="Arial"/>
        </w:rPr>
      </w:pPr>
      <w:r>
        <w:rPr>
          <w:rFonts w:ascii="Arial" w:hAnsi="Arial" w:cs="Arial"/>
        </w:rPr>
        <w:t>En la antigüedad, un TPV consistía básicamente en una caja registradora y un libro de cuentas en el que se anotaban las compras y ventas realizadas. Pero hoy existen soluciones que hacen este trabajo de forma automática</w:t>
      </w:r>
      <w:r w:rsidR="002A36B5">
        <w:rPr>
          <w:rFonts w:ascii="Arial" w:hAnsi="Arial" w:cs="Arial"/>
        </w:rPr>
        <w:t>, desde</w:t>
      </w:r>
      <w:r w:rsidR="008E0D0F">
        <w:rPr>
          <w:rFonts w:ascii="Arial" w:hAnsi="Arial" w:cs="Arial"/>
        </w:rPr>
        <w:t xml:space="preserve"> el registro de</w:t>
      </w:r>
      <w:r w:rsidR="002A36B5">
        <w:rPr>
          <w:rFonts w:ascii="Arial" w:hAnsi="Arial" w:cs="Arial"/>
        </w:rPr>
        <w:t xml:space="preserve"> las compras </w:t>
      </w:r>
      <w:r w:rsidR="008E0D0F">
        <w:rPr>
          <w:rFonts w:ascii="Arial" w:hAnsi="Arial" w:cs="Arial"/>
        </w:rPr>
        <w:t xml:space="preserve">y ventas </w:t>
      </w:r>
      <w:r w:rsidR="002A36B5">
        <w:rPr>
          <w:rFonts w:ascii="Arial" w:hAnsi="Arial" w:cs="Arial"/>
        </w:rPr>
        <w:t>hasta la gestión del inventario</w:t>
      </w:r>
      <w:r w:rsidR="00130584">
        <w:rPr>
          <w:rFonts w:ascii="Arial" w:hAnsi="Arial" w:cs="Arial"/>
        </w:rPr>
        <w:t>.</w:t>
      </w:r>
    </w:p>
    <w:p w14:paraId="31ECC973" w14:textId="4ED964FC" w:rsidR="000441D4" w:rsidRDefault="00123D0F" w:rsidP="0081668B">
      <w:pPr>
        <w:jc w:val="both"/>
        <w:rPr>
          <w:rFonts w:ascii="Arial" w:hAnsi="Arial" w:cs="Arial"/>
        </w:rPr>
      </w:pPr>
      <w:r>
        <w:rPr>
          <w:rFonts w:ascii="Arial" w:hAnsi="Arial" w:cs="Arial"/>
        </w:rPr>
        <w:t>La solución tecnológica presentada en este trabajo pretende recoger las principales funcionalidades que debe cumplir un software TPV para poder ser capaz de encajar en el flujo de negocio de un</w:t>
      </w:r>
      <w:r w:rsidR="00DE147F">
        <w:rPr>
          <w:rFonts w:ascii="Arial" w:hAnsi="Arial" w:cs="Arial"/>
        </w:rPr>
        <w:t>a empresa</w:t>
      </w:r>
      <w:r>
        <w:rPr>
          <w:rFonts w:ascii="Arial" w:hAnsi="Arial" w:cs="Arial"/>
        </w:rPr>
        <w:t xml:space="preserve"> minorista que se basa en la </w:t>
      </w:r>
      <w:r w:rsidR="004A5A03">
        <w:rPr>
          <w:rFonts w:ascii="Arial" w:hAnsi="Arial" w:cs="Arial"/>
        </w:rPr>
        <w:t xml:space="preserve">compra y </w:t>
      </w:r>
      <w:r>
        <w:rPr>
          <w:rFonts w:ascii="Arial" w:hAnsi="Arial" w:cs="Arial"/>
        </w:rPr>
        <w:t xml:space="preserve">venta de productos </w:t>
      </w:r>
      <w:r w:rsidR="008541E3">
        <w:rPr>
          <w:rFonts w:ascii="Arial" w:hAnsi="Arial" w:cs="Arial"/>
        </w:rPr>
        <w:t>al por menor</w:t>
      </w:r>
      <w:r>
        <w:rPr>
          <w:rFonts w:ascii="Arial" w:hAnsi="Arial" w:cs="Arial"/>
        </w:rPr>
        <w:t>.</w:t>
      </w:r>
    </w:p>
    <w:p w14:paraId="64E103B1" w14:textId="54D46200" w:rsidR="000441D4" w:rsidRPr="000D03FF" w:rsidRDefault="00B4732B" w:rsidP="00AE34D8">
      <w:pPr>
        <w:pStyle w:val="Ttulo2"/>
        <w:spacing w:before="240" w:after="120"/>
        <w:rPr>
          <w:rFonts w:ascii="Arial" w:hAnsi="Arial" w:cs="Arial"/>
          <w:b/>
          <w:bCs/>
          <w:color w:val="auto"/>
          <w:sz w:val="28"/>
          <w:szCs w:val="28"/>
        </w:rPr>
      </w:pPr>
      <w:bookmarkStart w:id="4" w:name="_Toc164060900"/>
      <w:r w:rsidRPr="000D03FF">
        <w:rPr>
          <w:rFonts w:ascii="Arial" w:hAnsi="Arial" w:cs="Arial"/>
          <w:b/>
          <w:bCs/>
          <w:color w:val="auto"/>
          <w:sz w:val="28"/>
          <w:szCs w:val="28"/>
        </w:rPr>
        <w:t>1.</w:t>
      </w:r>
      <w:r w:rsidR="000441D4" w:rsidRPr="000D03FF">
        <w:rPr>
          <w:rFonts w:ascii="Arial" w:hAnsi="Arial" w:cs="Arial"/>
          <w:b/>
          <w:bCs/>
          <w:color w:val="auto"/>
          <w:sz w:val="28"/>
          <w:szCs w:val="28"/>
        </w:rPr>
        <w:t>2 Objetivos</w:t>
      </w:r>
      <w:bookmarkEnd w:id="4"/>
    </w:p>
    <w:p w14:paraId="6A05647C" w14:textId="4AA7EA37" w:rsidR="000441D4" w:rsidRDefault="000441D4" w:rsidP="00D81193">
      <w:pPr>
        <w:jc w:val="both"/>
        <w:rPr>
          <w:rFonts w:ascii="Arial" w:hAnsi="Arial" w:cs="Arial"/>
        </w:rPr>
      </w:pPr>
      <w:r>
        <w:rPr>
          <w:rFonts w:ascii="Arial" w:hAnsi="Arial" w:cs="Arial"/>
        </w:rPr>
        <w:t xml:space="preserve">El objetivo principal del </w:t>
      </w:r>
      <w:r w:rsidR="006B62F8">
        <w:rPr>
          <w:rFonts w:ascii="Arial" w:hAnsi="Arial" w:cs="Arial"/>
        </w:rPr>
        <w:t>trabajo</w:t>
      </w:r>
      <w:r>
        <w:rPr>
          <w:rFonts w:ascii="Arial" w:hAnsi="Arial" w:cs="Arial"/>
        </w:rPr>
        <w:t xml:space="preserve"> es desarrollar un sistema informático capaz de proveer una funcionalidad de TPV básico para clientes que estén comenzando el proceso de digitalización, y busquen una solución de fácil implantación y adaptación. Se pretende que la aplicación se</w:t>
      </w:r>
      <w:r w:rsidR="006B62F8">
        <w:rPr>
          <w:rFonts w:ascii="Arial" w:hAnsi="Arial" w:cs="Arial"/>
        </w:rPr>
        <w:t xml:space="preserve"> diseñe e implemente de la forma </w:t>
      </w:r>
      <w:r>
        <w:rPr>
          <w:rFonts w:ascii="Arial" w:hAnsi="Arial" w:cs="Arial"/>
        </w:rPr>
        <w:t xml:space="preserve">más estándar posible, de forma que sea </w:t>
      </w:r>
      <w:r w:rsidR="006B62F8">
        <w:rPr>
          <w:rFonts w:ascii="Arial" w:hAnsi="Arial" w:cs="Arial"/>
        </w:rPr>
        <w:t xml:space="preserve">fácilmente adaptable, y por tanto </w:t>
      </w:r>
      <w:r>
        <w:rPr>
          <w:rFonts w:ascii="Arial" w:hAnsi="Arial" w:cs="Arial"/>
        </w:rPr>
        <w:t>útil</w:t>
      </w:r>
      <w:r w:rsidR="006B62F8">
        <w:rPr>
          <w:rFonts w:ascii="Arial" w:hAnsi="Arial" w:cs="Arial"/>
        </w:rPr>
        <w:t>,</w:t>
      </w:r>
      <w:r>
        <w:rPr>
          <w:rFonts w:ascii="Arial" w:hAnsi="Arial" w:cs="Arial"/>
        </w:rPr>
        <w:t xml:space="preserve"> para muchas empresas.</w:t>
      </w:r>
    </w:p>
    <w:p w14:paraId="522C9900" w14:textId="26D1170D" w:rsidR="0074097B" w:rsidRDefault="0074097B" w:rsidP="00AE34D8">
      <w:pPr>
        <w:spacing w:after="120"/>
        <w:jc w:val="both"/>
        <w:rPr>
          <w:rFonts w:ascii="Arial" w:hAnsi="Arial" w:cs="Arial"/>
        </w:rPr>
      </w:pPr>
      <w:r>
        <w:rPr>
          <w:rFonts w:ascii="Arial" w:hAnsi="Arial" w:cs="Arial"/>
        </w:rPr>
        <w:t>Las funcionalidades básicas que se pretende alcanzar con el desarrollo del sistema son:</w:t>
      </w:r>
    </w:p>
    <w:p w14:paraId="4CF08A13" w14:textId="7407D373" w:rsidR="0074097B" w:rsidRDefault="0074097B"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Gestionar los artículos que se compran y venden</w:t>
      </w:r>
      <w:r w:rsidR="00634342">
        <w:rPr>
          <w:rFonts w:ascii="Arial" w:hAnsi="Arial" w:cs="Arial"/>
        </w:rPr>
        <w:t>.</w:t>
      </w:r>
    </w:p>
    <w:p w14:paraId="41718085" w14:textId="6B47CB13" w:rsidR="0074097B" w:rsidRDefault="0074097B"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Crear facturas de compra y venta de artículos</w:t>
      </w:r>
      <w:r w:rsidR="00634342">
        <w:rPr>
          <w:rFonts w:ascii="Arial" w:hAnsi="Arial" w:cs="Arial"/>
        </w:rPr>
        <w:t>.</w:t>
      </w:r>
    </w:p>
    <w:p w14:paraId="6746E3CF" w14:textId="3C46921C" w:rsidR="0074097B" w:rsidRDefault="0074097B"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Gestionar el inventario</w:t>
      </w:r>
      <w:r w:rsidR="00412C9A">
        <w:rPr>
          <w:rFonts w:ascii="Arial" w:hAnsi="Arial" w:cs="Arial"/>
        </w:rPr>
        <w:t xml:space="preserve"> actual de los artículos</w:t>
      </w:r>
      <w:r w:rsidR="00634342">
        <w:rPr>
          <w:rFonts w:ascii="Arial" w:hAnsi="Arial" w:cs="Arial"/>
        </w:rPr>
        <w:t>.</w:t>
      </w:r>
    </w:p>
    <w:p w14:paraId="15130557" w14:textId="7A601FE6" w:rsidR="00712A0E" w:rsidRPr="0074097B" w:rsidRDefault="00712A0E" w:rsidP="00887DBA">
      <w:pPr>
        <w:pStyle w:val="Prrafodelista"/>
        <w:numPr>
          <w:ilvl w:val="0"/>
          <w:numId w:val="3"/>
        </w:numPr>
        <w:spacing w:after="120"/>
        <w:ind w:left="714" w:hanging="357"/>
        <w:contextualSpacing w:val="0"/>
        <w:jc w:val="both"/>
        <w:rPr>
          <w:rFonts w:ascii="Arial" w:hAnsi="Arial" w:cs="Arial"/>
        </w:rPr>
      </w:pPr>
      <w:r>
        <w:rPr>
          <w:rFonts w:ascii="Arial" w:hAnsi="Arial" w:cs="Arial"/>
        </w:rPr>
        <w:t>Visualizar el historial de compras y ventas</w:t>
      </w:r>
      <w:r w:rsidR="00634342">
        <w:rPr>
          <w:rFonts w:ascii="Arial" w:hAnsi="Arial" w:cs="Arial"/>
        </w:rPr>
        <w:t>.</w:t>
      </w:r>
    </w:p>
    <w:p w14:paraId="728351C4" w14:textId="32FFECB9" w:rsidR="000441D4" w:rsidRDefault="0077638C" w:rsidP="00AE34D8">
      <w:pPr>
        <w:spacing w:after="120"/>
        <w:jc w:val="both"/>
        <w:rPr>
          <w:rFonts w:ascii="Arial" w:hAnsi="Arial" w:cs="Arial"/>
        </w:rPr>
      </w:pPr>
      <w:r>
        <w:rPr>
          <w:rFonts w:ascii="Arial" w:hAnsi="Arial" w:cs="Arial"/>
        </w:rPr>
        <w:t>Asimismo, con el desarrollo del proyecto se busca</w:t>
      </w:r>
      <w:r w:rsidR="00131EF2">
        <w:rPr>
          <w:rFonts w:ascii="Arial" w:hAnsi="Arial" w:cs="Arial"/>
        </w:rPr>
        <w:t xml:space="preserve"> satisfacer los siguientes objetivos específicos:</w:t>
      </w:r>
    </w:p>
    <w:p w14:paraId="01DA0385" w14:textId="38AD27A9" w:rsidR="00131EF2" w:rsidRDefault="00131EF2"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 xml:space="preserve">Profundizar en </w:t>
      </w:r>
      <w:r w:rsidR="00142F24">
        <w:rPr>
          <w:rFonts w:ascii="Arial" w:hAnsi="Arial" w:cs="Arial"/>
        </w:rPr>
        <w:t xml:space="preserve">el aprendizaje y manejo de </w:t>
      </w:r>
      <w:r>
        <w:rPr>
          <w:rFonts w:ascii="Arial" w:hAnsi="Arial" w:cs="Arial"/>
        </w:rPr>
        <w:t xml:space="preserve">herramientas de desarrollo de aplicaciones web relacionadas </w:t>
      </w:r>
      <w:r w:rsidR="00455828">
        <w:rPr>
          <w:rFonts w:ascii="Arial" w:hAnsi="Arial" w:cs="Arial"/>
        </w:rPr>
        <w:t>con</w:t>
      </w:r>
      <w:r>
        <w:rPr>
          <w:rFonts w:ascii="Arial" w:hAnsi="Arial" w:cs="Arial"/>
        </w:rPr>
        <w:t xml:space="preserve"> la capa de presentación o </w:t>
      </w:r>
      <w:r w:rsidRPr="00887DBA">
        <w:rPr>
          <w:rFonts w:ascii="Arial" w:hAnsi="Arial" w:cs="Arial"/>
        </w:rPr>
        <w:t>frontend</w:t>
      </w:r>
      <w:r>
        <w:rPr>
          <w:rFonts w:ascii="Arial" w:hAnsi="Arial" w:cs="Arial"/>
        </w:rPr>
        <w:t xml:space="preserve">, tales como </w:t>
      </w:r>
      <w:r w:rsidRPr="00887DBA">
        <w:rPr>
          <w:rFonts w:ascii="Arial" w:hAnsi="Arial" w:cs="Arial"/>
        </w:rPr>
        <w:t>Angular</w:t>
      </w:r>
      <w:r w:rsidR="00336DB9">
        <w:rPr>
          <w:rFonts w:ascii="Arial" w:hAnsi="Arial" w:cs="Arial"/>
        </w:rPr>
        <w:t xml:space="preserve"> [2]</w:t>
      </w:r>
      <w:r>
        <w:rPr>
          <w:rFonts w:ascii="Arial" w:hAnsi="Arial" w:cs="Arial"/>
        </w:rPr>
        <w:t xml:space="preserve"> o </w:t>
      </w:r>
      <w:r w:rsidRPr="00887DBA">
        <w:rPr>
          <w:rFonts w:ascii="Arial" w:hAnsi="Arial" w:cs="Arial"/>
        </w:rPr>
        <w:t>React</w:t>
      </w:r>
      <w:r w:rsidR="00336DB9">
        <w:rPr>
          <w:rFonts w:ascii="Arial" w:hAnsi="Arial" w:cs="Arial"/>
        </w:rPr>
        <w:t xml:space="preserve"> [3]</w:t>
      </w:r>
      <w:r w:rsidR="00033F78">
        <w:rPr>
          <w:rFonts w:ascii="Arial" w:hAnsi="Arial" w:cs="Arial"/>
        </w:rPr>
        <w:t xml:space="preserve">; así como relacionadas </w:t>
      </w:r>
      <w:r w:rsidR="00455828">
        <w:rPr>
          <w:rFonts w:ascii="Arial" w:hAnsi="Arial" w:cs="Arial"/>
        </w:rPr>
        <w:t>con</w:t>
      </w:r>
      <w:r w:rsidR="00033F78">
        <w:rPr>
          <w:rFonts w:ascii="Arial" w:hAnsi="Arial" w:cs="Arial"/>
        </w:rPr>
        <w:t xml:space="preserve"> las capas de negocio y datos, tales como </w:t>
      </w:r>
      <w:r w:rsidR="00033F78" w:rsidRPr="00887DBA">
        <w:rPr>
          <w:rFonts w:ascii="Arial" w:hAnsi="Arial" w:cs="Arial"/>
        </w:rPr>
        <w:t>Spring</w:t>
      </w:r>
      <w:r w:rsidR="00336DB9">
        <w:rPr>
          <w:rFonts w:ascii="Arial" w:hAnsi="Arial" w:cs="Arial"/>
        </w:rPr>
        <w:t xml:space="preserve"> [4]</w:t>
      </w:r>
      <w:r w:rsidR="00033F78">
        <w:rPr>
          <w:rFonts w:ascii="Arial" w:hAnsi="Arial" w:cs="Arial"/>
        </w:rPr>
        <w:t>.</w:t>
      </w:r>
    </w:p>
    <w:p w14:paraId="05392FAA" w14:textId="1AE423DE" w:rsidR="007F64DF" w:rsidRDefault="007F64DF"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 xml:space="preserve">Desarrollar un sistema capaz de ser extensible, mantenible y escalable, para proveer oportunidades a futuro </w:t>
      </w:r>
      <w:r w:rsidR="006B62F8">
        <w:rPr>
          <w:rFonts w:ascii="Arial" w:hAnsi="Arial" w:cs="Arial"/>
        </w:rPr>
        <w:t>de</w:t>
      </w:r>
      <w:r>
        <w:rPr>
          <w:rFonts w:ascii="Arial" w:hAnsi="Arial" w:cs="Arial"/>
        </w:rPr>
        <w:t xml:space="preserve"> realizar modificaciones y añadir más funcionalidades al sistema.</w:t>
      </w:r>
    </w:p>
    <w:p w14:paraId="089E1764" w14:textId="614C8BD9" w:rsidR="003D27E1" w:rsidRDefault="003D27E1" w:rsidP="00887DBA">
      <w:pPr>
        <w:pStyle w:val="Prrafodelista"/>
        <w:numPr>
          <w:ilvl w:val="0"/>
          <w:numId w:val="3"/>
        </w:numPr>
        <w:spacing w:after="120"/>
        <w:ind w:left="714" w:hanging="357"/>
        <w:contextualSpacing w:val="0"/>
        <w:jc w:val="both"/>
        <w:rPr>
          <w:rFonts w:ascii="Arial" w:hAnsi="Arial" w:cs="Arial"/>
        </w:rPr>
      </w:pPr>
      <w:r>
        <w:rPr>
          <w:rFonts w:ascii="Arial" w:hAnsi="Arial" w:cs="Arial"/>
        </w:rPr>
        <w:t xml:space="preserve">Poner en práctica los conocimientos adquiridos a lo largo del grado, para desarrollar una aplicación web pasando por todas las fases de desarrollo del software, </w:t>
      </w:r>
      <w:r w:rsidR="006B62F8">
        <w:rPr>
          <w:rFonts w:ascii="Arial" w:hAnsi="Arial" w:cs="Arial"/>
        </w:rPr>
        <w:t xml:space="preserve">desde la definición de requisitos </w:t>
      </w:r>
      <w:r>
        <w:rPr>
          <w:rFonts w:ascii="Arial" w:hAnsi="Arial" w:cs="Arial"/>
        </w:rPr>
        <w:t>hasta llegar a su despliegue</w:t>
      </w:r>
      <w:r w:rsidR="00EA4EF5">
        <w:rPr>
          <w:rFonts w:ascii="Arial" w:hAnsi="Arial" w:cs="Arial"/>
        </w:rPr>
        <w:t xml:space="preserve"> y pruebas de funcionamiento</w:t>
      </w:r>
      <w:r>
        <w:rPr>
          <w:rFonts w:ascii="Arial" w:hAnsi="Arial" w:cs="Arial"/>
        </w:rPr>
        <w:t xml:space="preserve"> en un entorno local.</w:t>
      </w:r>
    </w:p>
    <w:p w14:paraId="413F61DD" w14:textId="509DE52A" w:rsidR="004805C8" w:rsidRDefault="004805C8" w:rsidP="000337BA">
      <w:pPr>
        <w:spacing w:after="120"/>
        <w:jc w:val="both"/>
        <w:rPr>
          <w:rFonts w:ascii="Arial" w:hAnsi="Arial" w:cs="Arial"/>
        </w:rPr>
      </w:pPr>
      <w:r>
        <w:rPr>
          <w:rFonts w:ascii="Arial" w:hAnsi="Arial" w:cs="Arial"/>
        </w:rPr>
        <w:t>Para llevar a cabo el desarrollo del proyecto, se utilizará una arquitectura basada en capas. Se utilizarán las siguientes tecnologías por cada capa:</w:t>
      </w:r>
    </w:p>
    <w:p w14:paraId="379A44A3" w14:textId="77777777" w:rsidR="004805C8" w:rsidRDefault="004805C8"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Capa de presentación – React</w:t>
      </w:r>
    </w:p>
    <w:p w14:paraId="3447E387" w14:textId="77777777" w:rsidR="004805C8" w:rsidRDefault="004805C8"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Capa de negocio – Spring Boot</w:t>
      </w:r>
    </w:p>
    <w:p w14:paraId="44F0825E" w14:textId="1D710DC5" w:rsidR="004805C8" w:rsidRPr="00260959" w:rsidRDefault="004805C8" w:rsidP="00887DBA">
      <w:pPr>
        <w:pStyle w:val="Prrafodelista"/>
        <w:numPr>
          <w:ilvl w:val="0"/>
          <w:numId w:val="3"/>
        </w:numPr>
        <w:spacing w:after="40"/>
        <w:ind w:left="714" w:hanging="357"/>
        <w:contextualSpacing w:val="0"/>
        <w:jc w:val="both"/>
        <w:rPr>
          <w:rFonts w:ascii="Arial" w:hAnsi="Arial" w:cs="Arial"/>
        </w:rPr>
      </w:pPr>
      <w:r>
        <w:rPr>
          <w:rFonts w:ascii="Arial" w:hAnsi="Arial" w:cs="Arial"/>
        </w:rPr>
        <w:t xml:space="preserve">Capa de datos – </w:t>
      </w:r>
      <w:r w:rsidR="004F3AD6">
        <w:rPr>
          <w:rFonts w:ascii="Arial" w:hAnsi="Arial" w:cs="Arial"/>
        </w:rPr>
        <w:t xml:space="preserve">Microsoft </w:t>
      </w:r>
      <w:r>
        <w:rPr>
          <w:rFonts w:ascii="Arial" w:hAnsi="Arial" w:cs="Arial"/>
        </w:rPr>
        <w:t>SQL</w:t>
      </w:r>
      <w:r w:rsidR="004F3AD6">
        <w:rPr>
          <w:rFonts w:ascii="Arial" w:hAnsi="Arial" w:cs="Arial"/>
        </w:rPr>
        <w:t xml:space="preserve"> Server</w:t>
      </w:r>
    </w:p>
    <w:p w14:paraId="7F4884CD" w14:textId="2DD605FA" w:rsidR="00CC4091" w:rsidRPr="000D03FF" w:rsidRDefault="00CC4091" w:rsidP="00CC4091">
      <w:pPr>
        <w:pStyle w:val="Ttulo2"/>
        <w:spacing w:before="240" w:after="120"/>
        <w:rPr>
          <w:rFonts w:ascii="Arial" w:hAnsi="Arial" w:cs="Arial"/>
          <w:b/>
          <w:bCs/>
          <w:color w:val="auto"/>
          <w:sz w:val="28"/>
          <w:szCs w:val="28"/>
        </w:rPr>
      </w:pPr>
      <w:bookmarkStart w:id="5" w:name="_Toc164060901"/>
      <w:r w:rsidRPr="000D03FF">
        <w:rPr>
          <w:rFonts w:ascii="Arial" w:hAnsi="Arial" w:cs="Arial"/>
          <w:b/>
          <w:bCs/>
          <w:color w:val="auto"/>
          <w:sz w:val="28"/>
          <w:szCs w:val="28"/>
        </w:rPr>
        <w:lastRenderedPageBreak/>
        <w:t>1.3 Organización de la memoria</w:t>
      </w:r>
      <w:bookmarkEnd w:id="5"/>
    </w:p>
    <w:p w14:paraId="6AB9690E" w14:textId="271A0D18" w:rsidR="00CC4091" w:rsidRDefault="00CC4091" w:rsidP="00315C1B">
      <w:pPr>
        <w:jc w:val="both"/>
        <w:rPr>
          <w:rFonts w:ascii="Arial" w:hAnsi="Arial" w:cs="Arial"/>
        </w:rPr>
      </w:pPr>
      <w:r>
        <w:rPr>
          <w:rFonts w:ascii="Arial" w:hAnsi="Arial" w:cs="Arial"/>
        </w:rPr>
        <w:t>A continuación, a modo de dejar claro el contenido de esta memoria, se explicará brevemente cada uno de los capítulos que la componen:</w:t>
      </w:r>
    </w:p>
    <w:p w14:paraId="2B8917D7" w14:textId="55C07095" w:rsidR="00CC4091" w:rsidRDefault="00CC4091" w:rsidP="00CC4091">
      <w:pPr>
        <w:pStyle w:val="Prrafodelista"/>
        <w:numPr>
          <w:ilvl w:val="0"/>
          <w:numId w:val="3"/>
        </w:numPr>
        <w:jc w:val="both"/>
        <w:rPr>
          <w:rFonts w:ascii="Arial" w:hAnsi="Arial" w:cs="Arial"/>
        </w:rPr>
      </w:pPr>
      <w:r>
        <w:rPr>
          <w:rFonts w:ascii="Arial" w:hAnsi="Arial" w:cs="Arial"/>
        </w:rPr>
        <w:t>Capítulo 1 – Introducción: Se presenta la motivación que se ha tenido para desarrollar el presente trabajo, al mismo tiempo que los objetivos que persigue el desarrollo del mismo.</w:t>
      </w:r>
    </w:p>
    <w:p w14:paraId="32C8F6AF" w14:textId="5E0B41D1" w:rsidR="00CC4091" w:rsidRDefault="00CC4091" w:rsidP="00CC4091">
      <w:pPr>
        <w:pStyle w:val="Prrafodelista"/>
        <w:numPr>
          <w:ilvl w:val="0"/>
          <w:numId w:val="3"/>
        </w:numPr>
        <w:jc w:val="both"/>
        <w:rPr>
          <w:rFonts w:ascii="Arial" w:hAnsi="Arial" w:cs="Arial"/>
        </w:rPr>
      </w:pPr>
      <w:r>
        <w:rPr>
          <w:rFonts w:ascii="Arial" w:hAnsi="Arial" w:cs="Arial"/>
        </w:rPr>
        <w:t xml:space="preserve">Capítulo 2 – Análisis de requisitos: Se realiza una explicación detallada acerca del sitio web a desarrollar, partiendo desde el modelo de dominio, los requisitos funcionales y no funcionales, especificación de los casos de uso, y diagramas o </w:t>
      </w:r>
      <w:r w:rsidRPr="00350D8B">
        <w:rPr>
          <w:rFonts w:ascii="Arial" w:hAnsi="Arial" w:cs="Arial"/>
          <w:i/>
          <w:iCs/>
        </w:rPr>
        <w:t>mockups</w:t>
      </w:r>
      <w:r>
        <w:rPr>
          <w:rFonts w:ascii="Arial" w:hAnsi="Arial" w:cs="Arial"/>
        </w:rPr>
        <w:t xml:space="preserve"> acerca del diseño </w:t>
      </w:r>
      <w:r w:rsidR="000B117D">
        <w:rPr>
          <w:rFonts w:ascii="Arial" w:hAnsi="Arial" w:cs="Arial"/>
        </w:rPr>
        <w:t xml:space="preserve">gráfico </w:t>
      </w:r>
      <w:r>
        <w:rPr>
          <w:rFonts w:ascii="Arial" w:hAnsi="Arial" w:cs="Arial"/>
        </w:rPr>
        <w:t>propuesto para el sitio.</w:t>
      </w:r>
    </w:p>
    <w:p w14:paraId="74A395D9" w14:textId="3CD8C48D" w:rsidR="00CC4091" w:rsidRPr="00350D8B" w:rsidRDefault="00CC4091" w:rsidP="00350D8B">
      <w:pPr>
        <w:pStyle w:val="Prrafodelista"/>
        <w:numPr>
          <w:ilvl w:val="0"/>
          <w:numId w:val="3"/>
        </w:numPr>
        <w:jc w:val="both"/>
        <w:rPr>
          <w:rFonts w:ascii="Arial" w:hAnsi="Arial" w:cs="Arial"/>
        </w:rPr>
      </w:pPr>
      <w:r>
        <w:rPr>
          <w:rFonts w:ascii="Arial" w:hAnsi="Arial" w:cs="Arial"/>
        </w:rPr>
        <w:t>[A COMPLETAR SEGÚN SE VAYA AÑADIENDO MÁS]</w:t>
      </w:r>
    </w:p>
    <w:p w14:paraId="793DEFBA" w14:textId="58229E17" w:rsidR="00CE2421" w:rsidRDefault="00CE2421">
      <w:pPr>
        <w:rPr>
          <w:rFonts w:ascii="Arial" w:hAnsi="Arial" w:cs="Arial"/>
        </w:rPr>
      </w:pPr>
      <w:r>
        <w:rPr>
          <w:rFonts w:ascii="Arial" w:hAnsi="Arial" w:cs="Arial"/>
        </w:rPr>
        <w:br w:type="page"/>
      </w:r>
    </w:p>
    <w:p w14:paraId="4317CB5F" w14:textId="2F188180" w:rsidR="00CE2421" w:rsidRPr="00887DBA" w:rsidRDefault="00CE2421" w:rsidP="00EA0FED">
      <w:pPr>
        <w:pStyle w:val="Ttulo1"/>
        <w:rPr>
          <w:rFonts w:ascii="Arial" w:hAnsi="Arial" w:cs="Arial"/>
          <w:b/>
          <w:bCs/>
          <w:color w:val="auto"/>
          <w:spacing w:val="20"/>
          <w:sz w:val="36"/>
          <w:szCs w:val="28"/>
        </w:rPr>
      </w:pPr>
      <w:bookmarkStart w:id="6" w:name="_Toc164060902"/>
      <w:r w:rsidRPr="00887DBA">
        <w:rPr>
          <w:rFonts w:ascii="Arial" w:hAnsi="Arial" w:cs="Arial"/>
          <w:b/>
          <w:bCs/>
          <w:color w:val="auto"/>
          <w:spacing w:val="20"/>
          <w:sz w:val="36"/>
          <w:szCs w:val="28"/>
        </w:rPr>
        <w:lastRenderedPageBreak/>
        <w:t xml:space="preserve">2. </w:t>
      </w:r>
      <w:r w:rsidR="00830E0A" w:rsidRPr="00887DBA">
        <w:rPr>
          <w:rFonts w:ascii="Arial" w:hAnsi="Arial" w:cs="Arial"/>
          <w:b/>
          <w:bCs/>
          <w:color w:val="auto"/>
          <w:spacing w:val="20"/>
          <w:sz w:val="36"/>
          <w:szCs w:val="28"/>
        </w:rPr>
        <w:t xml:space="preserve">Análisis </w:t>
      </w:r>
      <w:r w:rsidRPr="00887DBA">
        <w:rPr>
          <w:rFonts w:ascii="Arial" w:hAnsi="Arial" w:cs="Arial"/>
          <w:b/>
          <w:bCs/>
          <w:color w:val="auto"/>
          <w:spacing w:val="20"/>
          <w:sz w:val="36"/>
          <w:szCs w:val="28"/>
        </w:rPr>
        <w:t>de requisitos</w:t>
      </w:r>
      <w:bookmarkEnd w:id="6"/>
    </w:p>
    <w:p w14:paraId="31E91560" w14:textId="7011D483" w:rsidR="00802A2C" w:rsidRDefault="00802A2C" w:rsidP="00887DBA">
      <w:pPr>
        <w:spacing w:before="240" w:after="120"/>
        <w:jc w:val="both"/>
        <w:rPr>
          <w:rFonts w:ascii="Arial" w:hAnsi="Arial" w:cs="Arial"/>
        </w:rPr>
      </w:pPr>
      <w:r>
        <w:rPr>
          <w:rFonts w:ascii="Arial" w:hAnsi="Arial" w:cs="Arial"/>
        </w:rPr>
        <w:t>Para</w:t>
      </w:r>
      <w:r w:rsidR="00887DBA">
        <w:rPr>
          <w:rFonts w:ascii="Arial" w:hAnsi="Arial" w:cs="Arial"/>
        </w:rPr>
        <w:t xml:space="preserve"> </w:t>
      </w:r>
      <w:r>
        <w:rPr>
          <w:rFonts w:ascii="Arial" w:hAnsi="Arial" w:cs="Arial"/>
        </w:rPr>
        <w:t xml:space="preserve">realizar </w:t>
      </w:r>
      <w:r w:rsidR="00B84D4E">
        <w:rPr>
          <w:rFonts w:ascii="Arial" w:hAnsi="Arial" w:cs="Arial"/>
        </w:rPr>
        <w:t xml:space="preserve">la captura </w:t>
      </w:r>
      <w:r>
        <w:rPr>
          <w:rFonts w:ascii="Arial" w:hAnsi="Arial" w:cs="Arial"/>
        </w:rPr>
        <w:t>de requisitos, se ha utilizado la técnica de observación, utilizando primeramente algunos ejemplos de sistemas existentes que se encargan de gestionar el TPV y otros procesos productivos. Un ejemplo es Loyverse TPV, que cuenta con un cliente web y también aplicaciones para distintas plataformas móviles [</w:t>
      </w:r>
      <w:r w:rsidR="00336DB9">
        <w:rPr>
          <w:rFonts w:ascii="Arial" w:hAnsi="Arial" w:cs="Arial"/>
        </w:rPr>
        <w:t>5</w:t>
      </w:r>
      <w:r>
        <w:rPr>
          <w:rFonts w:ascii="Arial" w:hAnsi="Arial" w:cs="Arial"/>
        </w:rPr>
        <w:t>].</w:t>
      </w:r>
    </w:p>
    <w:p w14:paraId="21BDCB67" w14:textId="227B8CD4" w:rsidR="003C7878" w:rsidRPr="000D03FF" w:rsidRDefault="003C7878" w:rsidP="00887DBA">
      <w:pPr>
        <w:pStyle w:val="Ttulo2"/>
        <w:spacing w:before="240" w:after="120"/>
        <w:rPr>
          <w:rFonts w:ascii="Arial" w:hAnsi="Arial" w:cs="Arial"/>
          <w:b/>
          <w:bCs/>
          <w:color w:val="auto"/>
          <w:sz w:val="28"/>
          <w:szCs w:val="28"/>
        </w:rPr>
      </w:pPr>
      <w:bookmarkStart w:id="7" w:name="_Toc128578163"/>
      <w:bookmarkStart w:id="8" w:name="_Toc164060903"/>
      <w:r w:rsidRPr="000D03FF">
        <w:rPr>
          <w:rFonts w:ascii="Arial" w:hAnsi="Arial" w:cs="Arial"/>
          <w:b/>
          <w:bCs/>
          <w:color w:val="auto"/>
          <w:sz w:val="28"/>
          <w:szCs w:val="28"/>
        </w:rPr>
        <w:t xml:space="preserve">2.1 </w:t>
      </w:r>
      <w:bookmarkEnd w:id="7"/>
      <w:r w:rsidR="00901720" w:rsidRPr="000D03FF">
        <w:rPr>
          <w:rFonts w:ascii="Arial" w:hAnsi="Arial" w:cs="Arial"/>
          <w:b/>
          <w:bCs/>
          <w:color w:val="auto"/>
          <w:sz w:val="28"/>
          <w:szCs w:val="28"/>
        </w:rPr>
        <w:t>Modelo de dominio</w:t>
      </w:r>
      <w:bookmarkEnd w:id="8"/>
    </w:p>
    <w:p w14:paraId="6D542140" w14:textId="0882BA1E" w:rsidR="003C7878" w:rsidRDefault="0029122E" w:rsidP="003C7878">
      <w:pPr>
        <w:jc w:val="both"/>
        <w:rPr>
          <w:rFonts w:ascii="Arial" w:hAnsi="Arial" w:cs="Arial"/>
        </w:rPr>
      </w:pPr>
      <w:r>
        <w:rPr>
          <w:rFonts w:ascii="Arial" w:hAnsi="Arial" w:cs="Arial"/>
        </w:rPr>
        <w:t xml:space="preserve">La figura 3 </w:t>
      </w:r>
      <w:r w:rsidR="00901720">
        <w:rPr>
          <w:rFonts w:ascii="Arial" w:hAnsi="Arial" w:cs="Arial"/>
        </w:rPr>
        <w:t>expone e</w:t>
      </w:r>
      <w:r w:rsidR="003C7878">
        <w:rPr>
          <w:rFonts w:ascii="Arial" w:hAnsi="Arial" w:cs="Arial"/>
        </w:rPr>
        <w:t xml:space="preserve">l </w:t>
      </w:r>
      <w:r w:rsidR="00901720">
        <w:rPr>
          <w:rFonts w:ascii="Arial" w:hAnsi="Arial" w:cs="Arial"/>
        </w:rPr>
        <w:t>modelo de dominio</w:t>
      </w:r>
      <w:r w:rsidR="003C7878">
        <w:rPr>
          <w:rFonts w:ascii="Arial" w:hAnsi="Arial" w:cs="Arial"/>
        </w:rPr>
        <w:t xml:space="preserve"> del sistema a desarrollar</w:t>
      </w:r>
      <w:r w:rsidR="00901720">
        <w:rPr>
          <w:rFonts w:ascii="Arial" w:hAnsi="Arial" w:cs="Arial"/>
        </w:rPr>
        <w:t>, como una técnica para un mejor entendimiento y especificación de los requisitos</w:t>
      </w:r>
      <w:r>
        <w:rPr>
          <w:rFonts w:ascii="Arial" w:hAnsi="Arial" w:cs="Arial"/>
        </w:rPr>
        <w:t>.</w:t>
      </w:r>
      <w:r w:rsidR="00887DBA">
        <w:rPr>
          <w:rFonts w:ascii="Arial" w:hAnsi="Arial" w:cs="Arial"/>
        </w:rPr>
        <w:t xml:space="preserve"> </w:t>
      </w:r>
      <w:r w:rsidR="00350D8B">
        <w:rPr>
          <w:rFonts w:ascii="Arial" w:hAnsi="Arial" w:cs="Arial"/>
        </w:rPr>
        <w:t>En dicho modelo aparecen los objetos básicos que se van a gestionar a través de la aplicación, tales como artículos, proveedores y facturas.</w:t>
      </w:r>
    </w:p>
    <w:p w14:paraId="0344C4FA" w14:textId="448CBD98" w:rsidR="003C7878" w:rsidRDefault="002D677F" w:rsidP="00315C1B">
      <w:pPr>
        <w:jc w:val="both"/>
        <w:rPr>
          <w:rFonts w:ascii="Arial" w:hAnsi="Arial" w:cs="Arial"/>
        </w:rPr>
      </w:pPr>
      <w:ins w:id="9" w:author="Jaime Eduardo Baires Escalante" w:date="2024-11-12T20:23:00Z" w16du:dateUtc="2024-11-12T19:23:00Z">
        <w:r w:rsidRPr="00AC7EF9">
          <w:rPr>
            <w:rFonts w:ascii="Arial" w:hAnsi="Arial" w:cs="Arial"/>
            <w:noProof/>
          </w:rPr>
          <w:drawing>
            <wp:inline distT="0" distB="0" distL="0" distR="0" wp14:anchorId="66525632" wp14:editId="194BE9A3">
              <wp:extent cx="5400040" cy="2819400"/>
              <wp:effectExtent l="0" t="0" r="0" b="0"/>
              <wp:docPr id="1767034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34941" name=""/>
                      <pic:cNvPicPr/>
                    </pic:nvPicPr>
                    <pic:blipFill>
                      <a:blip r:embed="rId11"/>
                      <a:stretch>
                        <a:fillRect/>
                      </a:stretch>
                    </pic:blipFill>
                    <pic:spPr>
                      <a:xfrm>
                        <a:off x="0" y="0"/>
                        <a:ext cx="5400040" cy="2819400"/>
                      </a:xfrm>
                      <a:prstGeom prst="rect">
                        <a:avLst/>
                      </a:prstGeom>
                    </pic:spPr>
                  </pic:pic>
                </a:graphicData>
              </a:graphic>
            </wp:inline>
          </w:drawing>
        </w:r>
      </w:ins>
    </w:p>
    <w:p w14:paraId="6B83A289" w14:textId="322D4D87" w:rsidR="003C7878" w:rsidRPr="003C7878" w:rsidRDefault="003C7878" w:rsidP="003C7878">
      <w:pPr>
        <w:jc w:val="center"/>
        <w:rPr>
          <w:rFonts w:ascii="Arial" w:hAnsi="Arial" w:cs="Arial"/>
          <w:i/>
          <w:iCs/>
          <w:color w:val="595959" w:themeColor="text1" w:themeTint="A6"/>
        </w:rPr>
      </w:pPr>
      <w:bookmarkStart w:id="10" w:name="_Toc170240660"/>
      <w:r w:rsidRPr="003C7878">
        <w:rPr>
          <w:rFonts w:ascii="Arial" w:hAnsi="Arial" w:cs="Arial"/>
          <w:i/>
          <w:iCs/>
          <w:color w:val="595959" w:themeColor="text1" w:themeTint="A6"/>
        </w:rPr>
        <w:t xml:space="preserve">Figura </w:t>
      </w:r>
      <w:r w:rsidRPr="003C7878">
        <w:rPr>
          <w:rFonts w:ascii="Arial" w:hAnsi="Arial" w:cs="Arial"/>
          <w:i/>
          <w:iCs/>
          <w:color w:val="595959" w:themeColor="text1" w:themeTint="A6"/>
        </w:rPr>
        <w:fldChar w:fldCharType="begin"/>
      </w:r>
      <w:r w:rsidRPr="003C7878">
        <w:rPr>
          <w:rFonts w:ascii="Arial" w:hAnsi="Arial" w:cs="Arial"/>
          <w:i/>
          <w:iCs/>
          <w:color w:val="595959" w:themeColor="text1" w:themeTint="A6"/>
        </w:rPr>
        <w:instrText xml:space="preserve"> SEQ Figura \* ARABIC </w:instrText>
      </w:r>
      <w:r w:rsidRPr="003C7878">
        <w:rPr>
          <w:rFonts w:ascii="Arial" w:hAnsi="Arial" w:cs="Arial"/>
          <w:i/>
          <w:iCs/>
          <w:color w:val="595959" w:themeColor="text1" w:themeTint="A6"/>
        </w:rPr>
        <w:fldChar w:fldCharType="separate"/>
      </w:r>
      <w:r w:rsidR="001B5FE3">
        <w:rPr>
          <w:rFonts w:ascii="Arial" w:hAnsi="Arial" w:cs="Arial"/>
          <w:i/>
          <w:iCs/>
          <w:noProof/>
          <w:color w:val="595959" w:themeColor="text1" w:themeTint="A6"/>
        </w:rPr>
        <w:t>3</w:t>
      </w:r>
      <w:r w:rsidRPr="003C7878">
        <w:rPr>
          <w:rFonts w:ascii="Arial" w:hAnsi="Arial" w:cs="Arial"/>
          <w:i/>
          <w:iCs/>
          <w:color w:val="595959" w:themeColor="text1" w:themeTint="A6"/>
        </w:rPr>
        <w:fldChar w:fldCharType="end"/>
      </w:r>
      <w:r w:rsidRPr="003C7878">
        <w:rPr>
          <w:rFonts w:ascii="Arial" w:hAnsi="Arial" w:cs="Arial"/>
          <w:i/>
          <w:iCs/>
          <w:color w:val="595959" w:themeColor="text1" w:themeTint="A6"/>
        </w:rPr>
        <w:t xml:space="preserve">. </w:t>
      </w:r>
      <w:r w:rsidR="00CC0EBA">
        <w:rPr>
          <w:rFonts w:ascii="Arial" w:hAnsi="Arial" w:cs="Arial"/>
          <w:i/>
          <w:iCs/>
          <w:color w:val="595959" w:themeColor="text1" w:themeTint="A6"/>
        </w:rPr>
        <w:t>Modelo de dominio</w:t>
      </w:r>
      <w:r w:rsidRPr="003C7878">
        <w:rPr>
          <w:rFonts w:ascii="Arial" w:hAnsi="Arial" w:cs="Arial"/>
          <w:i/>
          <w:iCs/>
          <w:color w:val="595959" w:themeColor="text1" w:themeTint="A6"/>
        </w:rPr>
        <w:t xml:space="preserve"> de la aplicación</w:t>
      </w:r>
      <w:bookmarkEnd w:id="10"/>
    </w:p>
    <w:p w14:paraId="2363CE15" w14:textId="7ACDF77B" w:rsidR="00CE2421" w:rsidRPr="000D03FF" w:rsidRDefault="00CE2421" w:rsidP="00887DBA">
      <w:pPr>
        <w:pStyle w:val="Ttulo2"/>
        <w:spacing w:before="240" w:after="120"/>
        <w:rPr>
          <w:rFonts w:ascii="Arial" w:hAnsi="Arial" w:cs="Arial"/>
          <w:b/>
          <w:bCs/>
          <w:color w:val="auto"/>
          <w:sz w:val="28"/>
          <w:szCs w:val="28"/>
        </w:rPr>
      </w:pPr>
      <w:bookmarkStart w:id="11" w:name="_Toc164060904"/>
      <w:r w:rsidRPr="000D03FF">
        <w:rPr>
          <w:rFonts w:ascii="Arial" w:hAnsi="Arial" w:cs="Arial"/>
          <w:b/>
          <w:bCs/>
          <w:color w:val="auto"/>
          <w:sz w:val="28"/>
          <w:szCs w:val="28"/>
        </w:rPr>
        <w:t>2.</w:t>
      </w:r>
      <w:r w:rsidR="003C7878" w:rsidRPr="000D03FF">
        <w:rPr>
          <w:rFonts w:ascii="Arial" w:hAnsi="Arial" w:cs="Arial"/>
          <w:b/>
          <w:bCs/>
          <w:color w:val="auto"/>
          <w:sz w:val="28"/>
          <w:szCs w:val="28"/>
        </w:rPr>
        <w:t>2</w:t>
      </w:r>
      <w:r w:rsidRPr="000D03FF">
        <w:rPr>
          <w:rFonts w:ascii="Arial" w:hAnsi="Arial" w:cs="Arial"/>
          <w:b/>
          <w:bCs/>
          <w:color w:val="auto"/>
          <w:sz w:val="28"/>
          <w:szCs w:val="28"/>
        </w:rPr>
        <w:t xml:space="preserve"> Requisitos</w:t>
      </w:r>
      <w:r w:rsidR="000D03FF" w:rsidRPr="000D03FF">
        <w:rPr>
          <w:rFonts w:ascii="Arial" w:hAnsi="Arial" w:cs="Arial"/>
          <w:b/>
          <w:bCs/>
          <w:color w:val="auto"/>
          <w:sz w:val="28"/>
          <w:szCs w:val="28"/>
        </w:rPr>
        <w:t xml:space="preserve"> del sistema</w:t>
      </w:r>
      <w:bookmarkEnd w:id="11"/>
    </w:p>
    <w:p w14:paraId="45C206EC" w14:textId="4CEEF315" w:rsidR="000D03FF" w:rsidRDefault="000D03FF" w:rsidP="000D03FF">
      <w:pPr>
        <w:pStyle w:val="Ttulo2"/>
        <w:spacing w:before="240" w:after="120"/>
        <w:rPr>
          <w:rFonts w:ascii="Arial" w:hAnsi="Arial" w:cs="Arial"/>
          <w:b/>
          <w:bCs/>
          <w:color w:val="auto"/>
          <w:sz w:val="24"/>
          <w:szCs w:val="24"/>
        </w:rPr>
      </w:pPr>
      <w:bookmarkStart w:id="12" w:name="_Toc164060905"/>
      <w:r w:rsidRPr="00EA0FED">
        <w:rPr>
          <w:rFonts w:ascii="Arial" w:hAnsi="Arial" w:cs="Arial"/>
          <w:b/>
          <w:bCs/>
          <w:color w:val="auto"/>
          <w:sz w:val="24"/>
          <w:szCs w:val="24"/>
        </w:rPr>
        <w:t>2.</w:t>
      </w:r>
      <w:r>
        <w:rPr>
          <w:rFonts w:ascii="Arial" w:hAnsi="Arial" w:cs="Arial"/>
          <w:b/>
          <w:bCs/>
          <w:color w:val="auto"/>
          <w:sz w:val="24"/>
          <w:szCs w:val="24"/>
        </w:rPr>
        <w:t>2.1</w:t>
      </w:r>
      <w:r w:rsidRPr="00EA0FED">
        <w:rPr>
          <w:rFonts w:ascii="Arial" w:hAnsi="Arial" w:cs="Arial"/>
          <w:b/>
          <w:bCs/>
          <w:color w:val="auto"/>
          <w:sz w:val="24"/>
          <w:szCs w:val="24"/>
        </w:rPr>
        <w:t xml:space="preserve"> Requisitos</w:t>
      </w:r>
      <w:r>
        <w:rPr>
          <w:rFonts w:ascii="Arial" w:hAnsi="Arial" w:cs="Arial"/>
          <w:b/>
          <w:bCs/>
          <w:color w:val="auto"/>
          <w:sz w:val="24"/>
          <w:szCs w:val="24"/>
        </w:rPr>
        <w:t xml:space="preserve"> funcionales</w:t>
      </w:r>
      <w:bookmarkEnd w:id="12"/>
    </w:p>
    <w:p w14:paraId="04B06FDE" w14:textId="481C3A5A" w:rsidR="00CE2421" w:rsidRDefault="0090199B" w:rsidP="00887DBA">
      <w:pPr>
        <w:spacing w:after="120"/>
        <w:jc w:val="both"/>
        <w:rPr>
          <w:rFonts w:ascii="Arial" w:hAnsi="Arial" w:cs="Arial"/>
        </w:rPr>
      </w:pPr>
      <w:r>
        <w:rPr>
          <w:rFonts w:ascii="Arial" w:hAnsi="Arial" w:cs="Arial"/>
        </w:rPr>
        <w:t xml:space="preserve">Para </w:t>
      </w:r>
      <w:r w:rsidR="00DA0E04">
        <w:rPr>
          <w:rFonts w:ascii="Arial" w:hAnsi="Arial" w:cs="Arial"/>
        </w:rPr>
        <w:t xml:space="preserve">especificar </w:t>
      </w:r>
      <w:r>
        <w:rPr>
          <w:rFonts w:ascii="Arial" w:hAnsi="Arial" w:cs="Arial"/>
        </w:rPr>
        <w:t>los requisitos funcionales que deberá tener el sistema, se ha utilizado la técnica de casos de uso.</w:t>
      </w:r>
      <w:r w:rsidR="00715FE1">
        <w:rPr>
          <w:rFonts w:ascii="Arial" w:hAnsi="Arial" w:cs="Arial"/>
        </w:rPr>
        <w:t xml:space="preserve"> </w:t>
      </w:r>
      <w:r w:rsidR="001873BA">
        <w:rPr>
          <w:rFonts w:ascii="Arial" w:hAnsi="Arial" w:cs="Arial"/>
        </w:rPr>
        <w:t>Como se muestra en la figura 4, p</w:t>
      </w:r>
      <w:r w:rsidR="00715FE1">
        <w:rPr>
          <w:rFonts w:ascii="Arial" w:hAnsi="Arial" w:cs="Arial"/>
        </w:rPr>
        <w:t xml:space="preserve">ara una mejor organización, se ha decidido dividir los requisitos funcionales en tres subapartados o </w:t>
      </w:r>
      <w:r w:rsidR="0029122E">
        <w:rPr>
          <w:rFonts w:ascii="Arial" w:hAnsi="Arial" w:cs="Arial"/>
        </w:rPr>
        <w:t>casos de uso de alto nivel</w:t>
      </w:r>
      <w:r w:rsidR="00715FE1">
        <w:rPr>
          <w:rFonts w:ascii="Arial" w:hAnsi="Arial" w:cs="Arial"/>
        </w:rPr>
        <w:t>:</w:t>
      </w:r>
    </w:p>
    <w:p w14:paraId="1C933482" w14:textId="72AA13BF" w:rsidR="00715FE1" w:rsidRDefault="00715FE1" w:rsidP="00887DBA">
      <w:pPr>
        <w:pStyle w:val="Prrafodelista"/>
        <w:numPr>
          <w:ilvl w:val="0"/>
          <w:numId w:val="3"/>
        </w:numPr>
        <w:spacing w:after="40"/>
        <w:ind w:left="714" w:hanging="357"/>
        <w:contextualSpacing w:val="0"/>
        <w:jc w:val="both"/>
        <w:rPr>
          <w:rFonts w:ascii="Arial" w:hAnsi="Arial" w:cs="Arial"/>
        </w:rPr>
      </w:pPr>
      <w:r w:rsidRPr="00372DEB">
        <w:rPr>
          <w:rFonts w:ascii="Arial" w:hAnsi="Arial" w:cs="Arial"/>
          <w:u w:val="single"/>
        </w:rPr>
        <w:t xml:space="preserve">Gestión del </w:t>
      </w:r>
      <w:r w:rsidR="004E3443" w:rsidRPr="00372DEB">
        <w:rPr>
          <w:rFonts w:ascii="Arial" w:hAnsi="Arial" w:cs="Arial"/>
          <w:u w:val="single"/>
        </w:rPr>
        <w:t>I</w:t>
      </w:r>
      <w:r w:rsidRPr="00372DEB">
        <w:rPr>
          <w:rFonts w:ascii="Arial" w:hAnsi="Arial" w:cs="Arial"/>
          <w:u w:val="single"/>
        </w:rPr>
        <w:t>nventario</w:t>
      </w:r>
      <w:r w:rsidR="00E21675" w:rsidRPr="00372DEB">
        <w:rPr>
          <w:rFonts w:ascii="Arial" w:hAnsi="Arial" w:cs="Arial"/>
          <w:u w:val="single"/>
        </w:rPr>
        <w:t>:</w:t>
      </w:r>
      <w:r w:rsidR="00E21675">
        <w:rPr>
          <w:rFonts w:ascii="Arial" w:hAnsi="Arial" w:cs="Arial"/>
        </w:rPr>
        <w:t xml:space="preserve"> </w:t>
      </w:r>
      <w:r w:rsidR="00887DBA">
        <w:rPr>
          <w:rFonts w:ascii="Arial" w:hAnsi="Arial" w:cs="Arial"/>
        </w:rPr>
        <w:t xml:space="preserve">Agrupa los casos de uso que permiten al usuario mantener un </w:t>
      </w:r>
      <w:r w:rsidR="00E21675">
        <w:rPr>
          <w:rFonts w:ascii="Arial" w:hAnsi="Arial" w:cs="Arial"/>
        </w:rPr>
        <w:t xml:space="preserve">control de los artículos que hay en el sistema, pudiendo consultarlos masivamente, </w:t>
      </w:r>
      <w:r w:rsidR="003302D2">
        <w:rPr>
          <w:rFonts w:ascii="Arial" w:hAnsi="Arial" w:cs="Arial"/>
        </w:rPr>
        <w:t>o</w:t>
      </w:r>
      <w:r w:rsidR="00E21675">
        <w:rPr>
          <w:rFonts w:ascii="Arial" w:hAnsi="Arial" w:cs="Arial"/>
        </w:rPr>
        <w:t xml:space="preserve"> editarlos si tiene los permisos correspondientes.</w:t>
      </w:r>
    </w:p>
    <w:p w14:paraId="649A72BE" w14:textId="1B8E1FBB" w:rsidR="00715FE1" w:rsidRDefault="00715FE1" w:rsidP="00887DBA">
      <w:pPr>
        <w:pStyle w:val="Prrafodelista"/>
        <w:numPr>
          <w:ilvl w:val="0"/>
          <w:numId w:val="3"/>
        </w:numPr>
        <w:spacing w:after="40"/>
        <w:ind w:left="714" w:hanging="357"/>
        <w:contextualSpacing w:val="0"/>
        <w:jc w:val="both"/>
        <w:rPr>
          <w:rFonts w:ascii="Arial" w:hAnsi="Arial" w:cs="Arial"/>
        </w:rPr>
      </w:pPr>
      <w:r w:rsidRPr="00372DEB">
        <w:rPr>
          <w:rFonts w:ascii="Arial" w:hAnsi="Arial" w:cs="Arial"/>
          <w:u w:val="single"/>
        </w:rPr>
        <w:t>Gestión del TPV</w:t>
      </w:r>
      <w:r w:rsidR="00E21675" w:rsidRPr="00372DEB">
        <w:rPr>
          <w:rFonts w:ascii="Arial" w:hAnsi="Arial" w:cs="Arial"/>
          <w:u w:val="single"/>
        </w:rPr>
        <w:t>:</w:t>
      </w:r>
      <w:r w:rsidR="00E21675">
        <w:rPr>
          <w:rFonts w:ascii="Arial" w:hAnsi="Arial" w:cs="Arial"/>
        </w:rPr>
        <w:t xml:space="preserve"> </w:t>
      </w:r>
      <w:r w:rsidR="003302D2">
        <w:rPr>
          <w:rFonts w:ascii="Arial" w:hAnsi="Arial" w:cs="Arial"/>
        </w:rPr>
        <w:t>Funcionalidad</w:t>
      </w:r>
      <w:r w:rsidR="00E21675">
        <w:rPr>
          <w:rFonts w:ascii="Arial" w:hAnsi="Arial" w:cs="Arial"/>
        </w:rPr>
        <w:t xml:space="preserve"> encarga</w:t>
      </w:r>
      <w:r w:rsidR="003302D2">
        <w:rPr>
          <w:rFonts w:ascii="Arial" w:hAnsi="Arial" w:cs="Arial"/>
        </w:rPr>
        <w:t>da</w:t>
      </w:r>
      <w:r w:rsidR="00E21675">
        <w:rPr>
          <w:rFonts w:ascii="Arial" w:hAnsi="Arial" w:cs="Arial"/>
        </w:rPr>
        <w:t xml:space="preserve"> de todo el proceso de compra y venta de artículos.</w:t>
      </w:r>
    </w:p>
    <w:p w14:paraId="507663B9" w14:textId="3F14A60C" w:rsidR="00715FE1" w:rsidRDefault="00715FE1" w:rsidP="00887DBA">
      <w:pPr>
        <w:pStyle w:val="Prrafodelista"/>
        <w:numPr>
          <w:ilvl w:val="0"/>
          <w:numId w:val="3"/>
        </w:numPr>
        <w:spacing w:after="120"/>
        <w:ind w:left="714" w:hanging="357"/>
        <w:contextualSpacing w:val="0"/>
        <w:jc w:val="both"/>
        <w:rPr>
          <w:rFonts w:ascii="Arial" w:hAnsi="Arial" w:cs="Arial"/>
        </w:rPr>
      </w:pPr>
      <w:r w:rsidRPr="00372DEB">
        <w:rPr>
          <w:rFonts w:ascii="Arial" w:hAnsi="Arial" w:cs="Arial"/>
          <w:u w:val="single"/>
        </w:rPr>
        <w:t xml:space="preserve">Gestión </w:t>
      </w:r>
      <w:r w:rsidR="004E3443" w:rsidRPr="00372DEB">
        <w:rPr>
          <w:rFonts w:ascii="Arial" w:hAnsi="Arial" w:cs="Arial"/>
          <w:u w:val="single"/>
        </w:rPr>
        <w:t>C</w:t>
      </w:r>
      <w:r w:rsidRPr="00372DEB">
        <w:rPr>
          <w:rFonts w:ascii="Arial" w:hAnsi="Arial" w:cs="Arial"/>
          <w:u w:val="single"/>
        </w:rPr>
        <w:t>omercial</w:t>
      </w:r>
      <w:r w:rsidR="00E21675" w:rsidRPr="00372DEB">
        <w:rPr>
          <w:rFonts w:ascii="Arial" w:hAnsi="Arial" w:cs="Arial"/>
          <w:u w:val="single"/>
        </w:rPr>
        <w:t>:</w:t>
      </w:r>
      <w:r w:rsidR="00E21675">
        <w:rPr>
          <w:rFonts w:ascii="Arial" w:hAnsi="Arial" w:cs="Arial"/>
        </w:rPr>
        <w:t xml:space="preserve"> </w:t>
      </w:r>
      <w:r w:rsidR="003302D2">
        <w:rPr>
          <w:rFonts w:ascii="Arial" w:hAnsi="Arial" w:cs="Arial"/>
        </w:rPr>
        <w:t>Agrupa los casos de uso que</w:t>
      </w:r>
      <w:r w:rsidR="00E21675">
        <w:rPr>
          <w:rFonts w:ascii="Arial" w:hAnsi="Arial" w:cs="Arial"/>
        </w:rPr>
        <w:t xml:space="preserve"> permitirá</w:t>
      </w:r>
      <w:r w:rsidR="003302D2">
        <w:rPr>
          <w:rFonts w:ascii="Arial" w:hAnsi="Arial" w:cs="Arial"/>
        </w:rPr>
        <w:t xml:space="preserve">n </w:t>
      </w:r>
      <w:r w:rsidR="00E21675">
        <w:rPr>
          <w:rFonts w:ascii="Arial" w:hAnsi="Arial" w:cs="Arial"/>
        </w:rPr>
        <w:t>consultar datos relacionados con las compras</w:t>
      </w:r>
      <w:r w:rsidR="00A656AD">
        <w:rPr>
          <w:rFonts w:ascii="Arial" w:hAnsi="Arial" w:cs="Arial"/>
        </w:rPr>
        <w:t>,</w:t>
      </w:r>
      <w:r w:rsidR="00E21675">
        <w:rPr>
          <w:rFonts w:ascii="Arial" w:hAnsi="Arial" w:cs="Arial"/>
        </w:rPr>
        <w:t xml:space="preserve"> ventas </w:t>
      </w:r>
      <w:r w:rsidR="00A656AD">
        <w:rPr>
          <w:rFonts w:ascii="Arial" w:hAnsi="Arial" w:cs="Arial"/>
        </w:rPr>
        <w:t xml:space="preserve">y reembolsos </w:t>
      </w:r>
      <w:r w:rsidR="00E21675">
        <w:rPr>
          <w:rFonts w:ascii="Arial" w:hAnsi="Arial" w:cs="Arial"/>
        </w:rPr>
        <w:t>pasad</w:t>
      </w:r>
      <w:r w:rsidR="00A656AD">
        <w:rPr>
          <w:rFonts w:ascii="Arial" w:hAnsi="Arial" w:cs="Arial"/>
        </w:rPr>
        <w:t>o</w:t>
      </w:r>
      <w:r w:rsidR="00E21675">
        <w:rPr>
          <w:rFonts w:ascii="Arial" w:hAnsi="Arial" w:cs="Arial"/>
        </w:rPr>
        <w:t>s, así como los artículos más vendidos.</w:t>
      </w:r>
    </w:p>
    <w:p w14:paraId="1E72C6D1" w14:textId="21997D5F" w:rsidR="00626A33" w:rsidRDefault="00626A33" w:rsidP="00626A33">
      <w:pPr>
        <w:jc w:val="both"/>
        <w:rPr>
          <w:rFonts w:ascii="Arial" w:hAnsi="Arial" w:cs="Arial"/>
        </w:rPr>
      </w:pPr>
      <w:r>
        <w:rPr>
          <w:rFonts w:ascii="Arial" w:hAnsi="Arial" w:cs="Arial"/>
        </w:rPr>
        <w:t>El sistema contará con dos actores o usuarios con roles diferentes:</w:t>
      </w:r>
    </w:p>
    <w:p w14:paraId="47E0A413" w14:textId="6636F409" w:rsidR="00626A33" w:rsidRDefault="00626A33" w:rsidP="003302D2">
      <w:pPr>
        <w:pStyle w:val="Prrafodelista"/>
        <w:numPr>
          <w:ilvl w:val="0"/>
          <w:numId w:val="3"/>
        </w:numPr>
        <w:spacing w:after="40"/>
        <w:ind w:left="714" w:hanging="357"/>
        <w:contextualSpacing w:val="0"/>
        <w:jc w:val="both"/>
        <w:rPr>
          <w:rFonts w:ascii="Arial" w:hAnsi="Arial" w:cs="Arial"/>
        </w:rPr>
      </w:pPr>
      <w:r w:rsidRPr="00372DEB">
        <w:rPr>
          <w:rFonts w:ascii="Arial" w:hAnsi="Arial" w:cs="Arial"/>
          <w:bCs/>
          <w:u w:val="single"/>
        </w:rPr>
        <w:lastRenderedPageBreak/>
        <w:t>Vendedor</w:t>
      </w:r>
      <w:r w:rsidRPr="00372DEB">
        <w:rPr>
          <w:rFonts w:ascii="Arial" w:hAnsi="Arial" w:cs="Arial"/>
          <w:b/>
          <w:bCs/>
          <w:u w:val="single"/>
        </w:rPr>
        <w:t>:</w:t>
      </w:r>
      <w:r>
        <w:rPr>
          <w:rFonts w:ascii="Arial" w:hAnsi="Arial" w:cs="Arial"/>
        </w:rPr>
        <w:t xml:space="preserve"> Tendrá capacidad para consultar artículos, crear facturas de venta y reembolsos de facturas de venta, así como consultar el historial de ventas.</w:t>
      </w:r>
    </w:p>
    <w:p w14:paraId="651A5AE6" w14:textId="1FF8855E" w:rsidR="00626A33" w:rsidRDefault="00626A33" w:rsidP="003302D2">
      <w:pPr>
        <w:pStyle w:val="Prrafodelista"/>
        <w:numPr>
          <w:ilvl w:val="0"/>
          <w:numId w:val="3"/>
        </w:numPr>
        <w:spacing w:after="40"/>
        <w:ind w:left="714" w:hanging="357"/>
        <w:contextualSpacing w:val="0"/>
        <w:jc w:val="both"/>
        <w:rPr>
          <w:rFonts w:ascii="Arial" w:hAnsi="Arial" w:cs="Arial"/>
        </w:rPr>
      </w:pPr>
      <w:r w:rsidRPr="00372DEB">
        <w:rPr>
          <w:rFonts w:ascii="Arial" w:hAnsi="Arial" w:cs="Arial"/>
          <w:u w:val="single"/>
        </w:rPr>
        <w:t>Administrador:</w:t>
      </w:r>
      <w:r>
        <w:rPr>
          <w:rFonts w:ascii="Arial" w:hAnsi="Arial" w:cs="Arial"/>
        </w:rPr>
        <w:t xml:space="preserve"> Además de las capacidades del vendedor, podrá crear artículos, actualizar manualmente su stock, crear facturas de compra y consultar el historial de compras.</w:t>
      </w:r>
    </w:p>
    <w:p w14:paraId="6BF97903" w14:textId="77777777" w:rsidR="003302D2" w:rsidRPr="00626A33" w:rsidRDefault="003302D2" w:rsidP="003302D2">
      <w:pPr>
        <w:pStyle w:val="Prrafodelista"/>
        <w:spacing w:after="40"/>
        <w:ind w:left="714"/>
        <w:contextualSpacing w:val="0"/>
        <w:jc w:val="both"/>
        <w:rPr>
          <w:rFonts w:ascii="Arial" w:hAnsi="Arial" w:cs="Arial"/>
        </w:rPr>
      </w:pPr>
    </w:p>
    <w:p w14:paraId="1EE3FB3D" w14:textId="76002875" w:rsidR="00F74B3F" w:rsidRDefault="00F74B3F" w:rsidP="008B1E2E">
      <w:pPr>
        <w:pStyle w:val="Ttulo2"/>
        <w:spacing w:before="240" w:after="120"/>
        <w:jc w:val="center"/>
        <w:rPr>
          <w:rFonts w:ascii="Arial" w:hAnsi="Arial" w:cs="Arial"/>
        </w:rPr>
      </w:pPr>
      <w:r w:rsidRPr="00F74B3F">
        <w:rPr>
          <w:rFonts w:ascii="Arial" w:hAnsi="Arial" w:cs="Arial"/>
          <w:noProof/>
        </w:rPr>
        <w:drawing>
          <wp:inline distT="0" distB="0" distL="0" distR="0" wp14:anchorId="7F1D07B6" wp14:editId="4DC1F067">
            <wp:extent cx="3276600" cy="2354758"/>
            <wp:effectExtent l="0" t="0" r="0" b="7620"/>
            <wp:docPr id="42044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44177" name=""/>
                    <pic:cNvPicPr/>
                  </pic:nvPicPr>
                  <pic:blipFill>
                    <a:blip r:embed="rId12"/>
                    <a:stretch>
                      <a:fillRect/>
                    </a:stretch>
                  </pic:blipFill>
                  <pic:spPr>
                    <a:xfrm>
                      <a:off x="0" y="0"/>
                      <a:ext cx="3292666" cy="2366304"/>
                    </a:xfrm>
                    <a:prstGeom prst="rect">
                      <a:avLst/>
                    </a:prstGeom>
                  </pic:spPr>
                </pic:pic>
              </a:graphicData>
            </a:graphic>
          </wp:inline>
        </w:drawing>
      </w:r>
    </w:p>
    <w:p w14:paraId="4702F416" w14:textId="733F36BE" w:rsidR="00626A33" w:rsidRDefault="00626A33" w:rsidP="00626A33">
      <w:pPr>
        <w:jc w:val="center"/>
        <w:rPr>
          <w:rFonts w:ascii="Arial" w:hAnsi="Arial" w:cs="Arial"/>
          <w:i/>
          <w:iCs/>
          <w:color w:val="595959" w:themeColor="text1" w:themeTint="A6"/>
        </w:rPr>
      </w:pPr>
      <w:bookmarkStart w:id="13" w:name="_Toc170240661"/>
      <w:r w:rsidRPr="00626A33">
        <w:rPr>
          <w:rFonts w:ascii="Arial" w:hAnsi="Arial" w:cs="Arial"/>
          <w:i/>
          <w:iCs/>
          <w:color w:val="595959" w:themeColor="text1" w:themeTint="A6"/>
        </w:rPr>
        <w:t xml:space="preserve">Figura </w:t>
      </w:r>
      <w:r w:rsidRPr="00626A33">
        <w:rPr>
          <w:rFonts w:ascii="Arial" w:hAnsi="Arial" w:cs="Arial"/>
          <w:i/>
          <w:iCs/>
          <w:color w:val="595959" w:themeColor="text1" w:themeTint="A6"/>
        </w:rPr>
        <w:fldChar w:fldCharType="begin"/>
      </w:r>
      <w:r w:rsidRPr="00626A33">
        <w:rPr>
          <w:rFonts w:ascii="Arial" w:hAnsi="Arial" w:cs="Arial"/>
          <w:i/>
          <w:iCs/>
          <w:color w:val="595959" w:themeColor="text1" w:themeTint="A6"/>
        </w:rPr>
        <w:instrText xml:space="preserve"> SEQ Figura \* ARABIC </w:instrText>
      </w:r>
      <w:r w:rsidRPr="00626A33">
        <w:rPr>
          <w:rFonts w:ascii="Arial" w:hAnsi="Arial" w:cs="Arial"/>
          <w:i/>
          <w:iCs/>
          <w:color w:val="595959" w:themeColor="text1" w:themeTint="A6"/>
        </w:rPr>
        <w:fldChar w:fldCharType="separate"/>
      </w:r>
      <w:r w:rsidR="001B5FE3">
        <w:rPr>
          <w:rFonts w:ascii="Arial" w:hAnsi="Arial" w:cs="Arial"/>
          <w:i/>
          <w:iCs/>
          <w:noProof/>
          <w:color w:val="595959" w:themeColor="text1" w:themeTint="A6"/>
        </w:rPr>
        <w:t>4</w:t>
      </w:r>
      <w:r w:rsidRPr="00626A33">
        <w:rPr>
          <w:rFonts w:ascii="Arial" w:hAnsi="Arial" w:cs="Arial"/>
          <w:i/>
          <w:iCs/>
          <w:color w:val="595959" w:themeColor="text1" w:themeTint="A6"/>
        </w:rPr>
        <w:fldChar w:fldCharType="end"/>
      </w:r>
      <w:r w:rsidRPr="00626A33">
        <w:rPr>
          <w:rFonts w:ascii="Arial" w:hAnsi="Arial" w:cs="Arial"/>
          <w:i/>
          <w:iCs/>
          <w:color w:val="595959" w:themeColor="text1" w:themeTint="A6"/>
        </w:rPr>
        <w:t xml:space="preserve">. Diagrama de casos de uso general del </w:t>
      </w:r>
      <w:commentRangeStart w:id="14"/>
      <w:r w:rsidR="003302D2">
        <w:rPr>
          <w:rFonts w:ascii="Arial" w:hAnsi="Arial" w:cs="Arial"/>
          <w:i/>
          <w:iCs/>
          <w:color w:val="595959" w:themeColor="text1" w:themeTint="A6"/>
        </w:rPr>
        <w:t>s</w:t>
      </w:r>
      <w:r w:rsidRPr="00626A33">
        <w:rPr>
          <w:rFonts w:ascii="Arial" w:hAnsi="Arial" w:cs="Arial"/>
          <w:i/>
          <w:iCs/>
          <w:color w:val="595959" w:themeColor="text1" w:themeTint="A6"/>
        </w:rPr>
        <w:t>istema</w:t>
      </w:r>
      <w:bookmarkEnd w:id="13"/>
      <w:commentRangeEnd w:id="14"/>
      <w:r w:rsidR="00231C3D">
        <w:rPr>
          <w:rStyle w:val="Refdecomentario"/>
          <w:rFonts w:ascii="Arial" w:hAnsi="Arial" w:cs="Arial"/>
          <w:i/>
          <w:iCs/>
          <w:color w:val="595959" w:themeColor="text1" w:themeTint="A6"/>
          <w:sz w:val="22"/>
          <w:szCs w:val="22"/>
        </w:rPr>
        <w:commentReference w:id="14"/>
      </w:r>
    </w:p>
    <w:p w14:paraId="14FA530F" w14:textId="77777777" w:rsidR="006F7DF0" w:rsidRDefault="006F7DF0" w:rsidP="006F7DF0">
      <w:pPr>
        <w:jc w:val="both"/>
        <w:rPr>
          <w:rFonts w:ascii="Arial" w:hAnsi="Arial" w:cs="Arial"/>
        </w:rPr>
      </w:pPr>
    </w:p>
    <w:p w14:paraId="1E590B70" w14:textId="091304F8" w:rsidR="00626A33" w:rsidRDefault="006F7DF0" w:rsidP="006F7DF0">
      <w:pPr>
        <w:jc w:val="both"/>
        <w:rPr>
          <w:rFonts w:ascii="Arial" w:hAnsi="Arial" w:cs="Arial"/>
        </w:rPr>
      </w:pPr>
      <w:r>
        <w:rPr>
          <w:rFonts w:ascii="Arial" w:hAnsi="Arial" w:cs="Arial"/>
        </w:rPr>
        <w:t>En los diagramas</w:t>
      </w:r>
      <w:r w:rsidR="00C9192F">
        <w:rPr>
          <w:rFonts w:ascii="Arial" w:hAnsi="Arial" w:cs="Arial"/>
        </w:rPr>
        <w:t xml:space="preserve"> representados en las figuras 5, 6 y 7 </w:t>
      </w:r>
      <w:r>
        <w:rPr>
          <w:rFonts w:ascii="Arial" w:hAnsi="Arial" w:cs="Arial"/>
        </w:rPr>
        <w:t>se define</w:t>
      </w:r>
      <w:r w:rsidR="00C9192F">
        <w:rPr>
          <w:rFonts w:ascii="Arial" w:hAnsi="Arial" w:cs="Arial"/>
        </w:rPr>
        <w:t>n</w:t>
      </w:r>
      <w:r>
        <w:rPr>
          <w:rFonts w:ascii="Arial" w:hAnsi="Arial" w:cs="Arial"/>
        </w:rPr>
        <w:t xml:space="preserve"> de manera específica los casos de uso concretos que engloba cada apartado o caso de uso de alto nivel especificado en el diagrama anterior.</w:t>
      </w:r>
    </w:p>
    <w:p w14:paraId="52EFA2FE" w14:textId="01B2FED5" w:rsidR="00EA0FED" w:rsidRDefault="009B2897" w:rsidP="00D555B7">
      <w:pPr>
        <w:jc w:val="center"/>
        <w:rPr>
          <w:rFonts w:ascii="Arial" w:hAnsi="Arial" w:cs="Arial"/>
        </w:rPr>
      </w:pPr>
      <w:r w:rsidRPr="009B2897">
        <w:rPr>
          <w:rFonts w:ascii="Arial" w:hAnsi="Arial" w:cs="Arial"/>
          <w:noProof/>
        </w:rPr>
        <w:drawing>
          <wp:inline distT="0" distB="0" distL="0" distR="0" wp14:anchorId="4AE6D15F" wp14:editId="40DF82FC">
            <wp:extent cx="5400040" cy="2606040"/>
            <wp:effectExtent l="0" t="0" r="0" b="3810"/>
            <wp:docPr id="324168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68802" name=""/>
                    <pic:cNvPicPr/>
                  </pic:nvPicPr>
                  <pic:blipFill>
                    <a:blip r:embed="rId16"/>
                    <a:stretch>
                      <a:fillRect/>
                    </a:stretch>
                  </pic:blipFill>
                  <pic:spPr>
                    <a:xfrm>
                      <a:off x="0" y="0"/>
                      <a:ext cx="5400040" cy="2606040"/>
                    </a:xfrm>
                    <a:prstGeom prst="rect">
                      <a:avLst/>
                    </a:prstGeom>
                  </pic:spPr>
                </pic:pic>
              </a:graphicData>
            </a:graphic>
          </wp:inline>
        </w:drawing>
      </w:r>
    </w:p>
    <w:p w14:paraId="4A134887" w14:textId="3E9F1EA3" w:rsidR="00EA0FED" w:rsidRDefault="00637C7C" w:rsidP="00637C7C">
      <w:pPr>
        <w:jc w:val="center"/>
        <w:rPr>
          <w:rFonts w:ascii="Arial" w:hAnsi="Arial" w:cs="Arial"/>
        </w:rPr>
      </w:pPr>
      <w:bookmarkStart w:id="15" w:name="_Toc170240662"/>
      <w:r w:rsidRPr="00637C7C">
        <w:rPr>
          <w:rFonts w:ascii="Arial" w:hAnsi="Arial" w:cs="Arial"/>
          <w:i/>
          <w:iCs/>
          <w:color w:val="595959" w:themeColor="text1" w:themeTint="A6"/>
        </w:rPr>
        <w:t xml:space="preserve">Figura </w:t>
      </w:r>
      <w:r w:rsidRPr="00637C7C">
        <w:rPr>
          <w:rFonts w:ascii="Arial" w:hAnsi="Arial" w:cs="Arial"/>
          <w:i/>
          <w:iCs/>
          <w:color w:val="595959" w:themeColor="text1" w:themeTint="A6"/>
        </w:rPr>
        <w:fldChar w:fldCharType="begin"/>
      </w:r>
      <w:r w:rsidRPr="00637C7C">
        <w:rPr>
          <w:rFonts w:ascii="Arial" w:hAnsi="Arial" w:cs="Arial"/>
          <w:i/>
          <w:iCs/>
          <w:color w:val="595959" w:themeColor="text1" w:themeTint="A6"/>
        </w:rPr>
        <w:instrText xml:space="preserve"> SEQ Figura \* ARABIC </w:instrText>
      </w:r>
      <w:r w:rsidRPr="00637C7C">
        <w:rPr>
          <w:rFonts w:ascii="Arial" w:hAnsi="Arial" w:cs="Arial"/>
          <w:i/>
          <w:iCs/>
          <w:color w:val="595959" w:themeColor="text1" w:themeTint="A6"/>
        </w:rPr>
        <w:fldChar w:fldCharType="separate"/>
      </w:r>
      <w:r w:rsidR="001B5FE3">
        <w:rPr>
          <w:rFonts w:ascii="Arial" w:hAnsi="Arial" w:cs="Arial"/>
          <w:i/>
          <w:iCs/>
          <w:noProof/>
          <w:color w:val="595959" w:themeColor="text1" w:themeTint="A6"/>
        </w:rPr>
        <w:t>5</w:t>
      </w:r>
      <w:r w:rsidRPr="00637C7C">
        <w:rPr>
          <w:rFonts w:ascii="Arial" w:hAnsi="Arial" w:cs="Arial"/>
          <w:i/>
          <w:iCs/>
          <w:color w:val="595959" w:themeColor="text1" w:themeTint="A6"/>
        </w:rPr>
        <w:fldChar w:fldCharType="end"/>
      </w:r>
      <w:r w:rsidRPr="00637C7C">
        <w:rPr>
          <w:rFonts w:ascii="Arial" w:hAnsi="Arial" w:cs="Arial"/>
          <w:i/>
          <w:iCs/>
          <w:color w:val="595959" w:themeColor="text1" w:themeTint="A6"/>
        </w:rPr>
        <w:t xml:space="preserve">. </w:t>
      </w:r>
      <w:r>
        <w:rPr>
          <w:rFonts w:ascii="Arial" w:hAnsi="Arial" w:cs="Arial"/>
          <w:i/>
          <w:iCs/>
          <w:color w:val="595959" w:themeColor="text1" w:themeTint="A6"/>
        </w:rPr>
        <w:t>Diagrama de casos de uso de Gestión del Inventario</w:t>
      </w:r>
      <w:bookmarkEnd w:id="15"/>
    </w:p>
    <w:p w14:paraId="672C84A6" w14:textId="77777777" w:rsidR="00C51284" w:rsidRPr="00637C7C" w:rsidRDefault="00C51284" w:rsidP="00637C7C">
      <w:pPr>
        <w:jc w:val="center"/>
        <w:rPr>
          <w:rFonts w:ascii="Arial" w:hAnsi="Arial" w:cs="Arial"/>
          <w:i/>
          <w:iCs/>
          <w:color w:val="595959" w:themeColor="text1" w:themeTint="A6"/>
        </w:rPr>
      </w:pPr>
    </w:p>
    <w:p w14:paraId="718F549D" w14:textId="4FAA4203" w:rsidR="00EA0FED" w:rsidRDefault="00C225AA" w:rsidP="00D555B7">
      <w:pPr>
        <w:jc w:val="center"/>
        <w:rPr>
          <w:rFonts w:ascii="Arial" w:hAnsi="Arial" w:cs="Arial"/>
        </w:rPr>
      </w:pPr>
      <w:ins w:id="16" w:author="Jaime Eduardo Baires Escalante" w:date="2024-10-27T18:37:00Z" w16du:dateUtc="2024-10-27T17:37:00Z">
        <w:r w:rsidRPr="00B71AC6">
          <w:rPr>
            <w:rFonts w:ascii="Arial" w:hAnsi="Arial" w:cs="Arial"/>
            <w:noProof/>
          </w:rPr>
          <w:lastRenderedPageBreak/>
          <w:drawing>
            <wp:inline distT="0" distB="0" distL="0" distR="0" wp14:anchorId="51B33E76" wp14:editId="2DABA4D1">
              <wp:extent cx="5400040" cy="2630170"/>
              <wp:effectExtent l="0" t="0" r="0" b="0"/>
              <wp:docPr id="155101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6346" name=""/>
                      <pic:cNvPicPr/>
                    </pic:nvPicPr>
                    <pic:blipFill>
                      <a:blip r:embed="rId17"/>
                      <a:stretch>
                        <a:fillRect/>
                      </a:stretch>
                    </pic:blipFill>
                    <pic:spPr>
                      <a:xfrm>
                        <a:off x="0" y="0"/>
                        <a:ext cx="5400040" cy="2630170"/>
                      </a:xfrm>
                      <a:prstGeom prst="rect">
                        <a:avLst/>
                      </a:prstGeom>
                    </pic:spPr>
                  </pic:pic>
                </a:graphicData>
              </a:graphic>
            </wp:inline>
          </w:drawing>
        </w:r>
      </w:ins>
    </w:p>
    <w:p w14:paraId="544F8F9D" w14:textId="59D1BFC7" w:rsidR="00EA0FED" w:rsidRDefault="00637C7C" w:rsidP="00D555B7">
      <w:pPr>
        <w:jc w:val="center"/>
        <w:rPr>
          <w:rFonts w:ascii="Arial" w:hAnsi="Arial" w:cs="Arial"/>
          <w:i/>
          <w:iCs/>
          <w:color w:val="595959" w:themeColor="text1" w:themeTint="A6"/>
        </w:rPr>
      </w:pPr>
      <w:bookmarkStart w:id="17" w:name="_Toc170240663"/>
      <w:r w:rsidRPr="00637C7C">
        <w:rPr>
          <w:rFonts w:ascii="Arial" w:hAnsi="Arial" w:cs="Arial"/>
          <w:i/>
          <w:iCs/>
          <w:color w:val="595959" w:themeColor="text1" w:themeTint="A6"/>
        </w:rPr>
        <w:t xml:space="preserve">Figura </w:t>
      </w:r>
      <w:r w:rsidRPr="00637C7C">
        <w:rPr>
          <w:rFonts w:ascii="Arial" w:hAnsi="Arial" w:cs="Arial"/>
          <w:i/>
          <w:iCs/>
          <w:color w:val="595959" w:themeColor="text1" w:themeTint="A6"/>
        </w:rPr>
        <w:fldChar w:fldCharType="begin"/>
      </w:r>
      <w:r w:rsidRPr="00637C7C">
        <w:rPr>
          <w:rFonts w:ascii="Arial" w:hAnsi="Arial" w:cs="Arial"/>
          <w:i/>
          <w:iCs/>
          <w:color w:val="595959" w:themeColor="text1" w:themeTint="A6"/>
        </w:rPr>
        <w:instrText xml:space="preserve"> SEQ Figura \* ARABIC </w:instrText>
      </w:r>
      <w:r w:rsidRPr="00637C7C">
        <w:rPr>
          <w:rFonts w:ascii="Arial" w:hAnsi="Arial" w:cs="Arial"/>
          <w:i/>
          <w:iCs/>
          <w:color w:val="595959" w:themeColor="text1" w:themeTint="A6"/>
        </w:rPr>
        <w:fldChar w:fldCharType="separate"/>
      </w:r>
      <w:r w:rsidR="001B5FE3">
        <w:rPr>
          <w:rFonts w:ascii="Arial" w:hAnsi="Arial" w:cs="Arial"/>
          <w:i/>
          <w:iCs/>
          <w:noProof/>
          <w:color w:val="595959" w:themeColor="text1" w:themeTint="A6"/>
        </w:rPr>
        <w:t>6</w:t>
      </w:r>
      <w:r w:rsidRPr="00637C7C">
        <w:rPr>
          <w:rFonts w:ascii="Arial" w:hAnsi="Arial" w:cs="Arial"/>
          <w:i/>
          <w:iCs/>
          <w:color w:val="595959" w:themeColor="text1" w:themeTint="A6"/>
        </w:rPr>
        <w:fldChar w:fldCharType="end"/>
      </w:r>
      <w:r w:rsidRPr="00637C7C">
        <w:rPr>
          <w:rFonts w:ascii="Arial" w:hAnsi="Arial" w:cs="Arial"/>
          <w:i/>
          <w:iCs/>
          <w:color w:val="595959" w:themeColor="text1" w:themeTint="A6"/>
        </w:rPr>
        <w:t xml:space="preserve">. </w:t>
      </w:r>
      <w:r>
        <w:rPr>
          <w:rFonts w:ascii="Arial" w:hAnsi="Arial" w:cs="Arial"/>
          <w:i/>
          <w:iCs/>
          <w:color w:val="595959" w:themeColor="text1" w:themeTint="A6"/>
        </w:rPr>
        <w:t xml:space="preserve">Diagrama de casos de uso de Gestión del </w:t>
      </w:r>
      <w:commentRangeStart w:id="18"/>
      <w:commentRangeStart w:id="19"/>
      <w:commentRangeStart w:id="20"/>
      <w:r>
        <w:rPr>
          <w:rFonts w:ascii="Arial" w:hAnsi="Arial" w:cs="Arial"/>
          <w:i/>
          <w:iCs/>
          <w:color w:val="595959" w:themeColor="text1" w:themeTint="A6"/>
        </w:rPr>
        <w:t>TPV</w:t>
      </w:r>
      <w:bookmarkEnd w:id="17"/>
      <w:commentRangeEnd w:id="18"/>
      <w:r w:rsidR="00684B15">
        <w:rPr>
          <w:rStyle w:val="Refdecomentario"/>
          <w:rFonts w:ascii="Arial" w:hAnsi="Arial" w:cs="Arial"/>
          <w:i/>
          <w:iCs/>
          <w:color w:val="595959" w:themeColor="text1" w:themeTint="A6"/>
          <w:sz w:val="22"/>
          <w:szCs w:val="22"/>
        </w:rPr>
        <w:commentReference w:id="18"/>
      </w:r>
      <w:commentRangeEnd w:id="19"/>
      <w:r w:rsidR="00C225AA">
        <w:rPr>
          <w:rStyle w:val="Refdecomentario"/>
          <w:rFonts w:ascii="Arial" w:hAnsi="Arial" w:cs="Arial"/>
          <w:i/>
          <w:iCs/>
          <w:color w:val="595959" w:themeColor="text1" w:themeTint="A6"/>
          <w:sz w:val="22"/>
          <w:szCs w:val="22"/>
        </w:rPr>
        <w:commentReference w:id="19"/>
      </w:r>
      <w:commentRangeEnd w:id="20"/>
      <w:r w:rsidR="00C225AA">
        <w:rPr>
          <w:rStyle w:val="Refdecomentario"/>
          <w:rFonts w:ascii="Arial" w:hAnsi="Arial" w:cs="Arial"/>
          <w:i/>
          <w:iCs/>
          <w:color w:val="595959" w:themeColor="text1" w:themeTint="A6"/>
          <w:sz w:val="22"/>
          <w:szCs w:val="22"/>
        </w:rPr>
        <w:commentReference w:id="20"/>
      </w:r>
    </w:p>
    <w:p w14:paraId="5BE55EF1" w14:textId="2A12A50D" w:rsidR="008A7029" w:rsidRDefault="008A7029" w:rsidP="00D555B7">
      <w:pPr>
        <w:jc w:val="center"/>
        <w:rPr>
          <w:rFonts w:ascii="Arial" w:hAnsi="Arial" w:cs="Arial"/>
        </w:rPr>
      </w:pPr>
    </w:p>
    <w:p w14:paraId="45A6E076" w14:textId="3D5B0885" w:rsidR="00EA0FED" w:rsidRDefault="006F45BE" w:rsidP="00D555B7">
      <w:pPr>
        <w:jc w:val="center"/>
        <w:rPr>
          <w:rFonts w:ascii="Arial" w:hAnsi="Arial" w:cs="Arial"/>
        </w:rPr>
      </w:pPr>
      <w:r w:rsidRPr="006F45BE">
        <w:rPr>
          <w:rFonts w:ascii="Arial" w:hAnsi="Arial" w:cs="Arial"/>
          <w:noProof/>
        </w:rPr>
        <w:drawing>
          <wp:inline distT="0" distB="0" distL="0" distR="0" wp14:anchorId="6862B89F" wp14:editId="5269F276">
            <wp:extent cx="5400040" cy="3458210"/>
            <wp:effectExtent l="0" t="0" r="0" b="8890"/>
            <wp:docPr id="1691690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90228" name=""/>
                    <pic:cNvPicPr/>
                  </pic:nvPicPr>
                  <pic:blipFill>
                    <a:blip r:embed="rId19"/>
                    <a:stretch>
                      <a:fillRect/>
                    </a:stretch>
                  </pic:blipFill>
                  <pic:spPr>
                    <a:xfrm>
                      <a:off x="0" y="0"/>
                      <a:ext cx="5400040" cy="3458210"/>
                    </a:xfrm>
                    <a:prstGeom prst="rect">
                      <a:avLst/>
                    </a:prstGeom>
                  </pic:spPr>
                </pic:pic>
              </a:graphicData>
            </a:graphic>
          </wp:inline>
        </w:drawing>
      </w:r>
    </w:p>
    <w:p w14:paraId="7249D61A" w14:textId="43F8DF5B" w:rsidR="00637C7C" w:rsidRPr="003A22A4" w:rsidRDefault="00637C7C" w:rsidP="00637C7C">
      <w:pPr>
        <w:jc w:val="center"/>
        <w:rPr>
          <w:rFonts w:ascii="Arial" w:hAnsi="Arial" w:cs="Arial"/>
          <w:i/>
          <w:iCs/>
          <w:color w:val="595959" w:themeColor="text1" w:themeTint="A6"/>
        </w:rPr>
      </w:pPr>
      <w:bookmarkStart w:id="21" w:name="_Toc170240664"/>
      <w:r w:rsidRPr="00637C7C">
        <w:rPr>
          <w:rFonts w:ascii="Arial" w:hAnsi="Arial" w:cs="Arial"/>
          <w:i/>
          <w:iCs/>
          <w:color w:val="595959" w:themeColor="text1" w:themeTint="A6"/>
        </w:rPr>
        <w:t xml:space="preserve">Figura </w:t>
      </w:r>
      <w:r w:rsidRPr="00637C7C">
        <w:rPr>
          <w:rFonts w:ascii="Arial" w:hAnsi="Arial" w:cs="Arial"/>
          <w:i/>
          <w:iCs/>
          <w:color w:val="595959" w:themeColor="text1" w:themeTint="A6"/>
        </w:rPr>
        <w:fldChar w:fldCharType="begin"/>
      </w:r>
      <w:r w:rsidRPr="00637C7C">
        <w:rPr>
          <w:rFonts w:ascii="Arial" w:hAnsi="Arial" w:cs="Arial"/>
          <w:i/>
          <w:iCs/>
          <w:color w:val="595959" w:themeColor="text1" w:themeTint="A6"/>
        </w:rPr>
        <w:instrText xml:space="preserve"> SEQ Figura \* ARABIC </w:instrText>
      </w:r>
      <w:r w:rsidRPr="00637C7C">
        <w:rPr>
          <w:rFonts w:ascii="Arial" w:hAnsi="Arial" w:cs="Arial"/>
          <w:i/>
          <w:iCs/>
          <w:color w:val="595959" w:themeColor="text1" w:themeTint="A6"/>
        </w:rPr>
        <w:fldChar w:fldCharType="separate"/>
      </w:r>
      <w:r w:rsidR="001B5FE3">
        <w:rPr>
          <w:rFonts w:ascii="Arial" w:hAnsi="Arial" w:cs="Arial"/>
          <w:i/>
          <w:iCs/>
          <w:noProof/>
          <w:color w:val="595959" w:themeColor="text1" w:themeTint="A6"/>
        </w:rPr>
        <w:t>7</w:t>
      </w:r>
      <w:r w:rsidRPr="00637C7C">
        <w:rPr>
          <w:rFonts w:ascii="Arial" w:hAnsi="Arial" w:cs="Arial"/>
          <w:i/>
          <w:iCs/>
          <w:color w:val="595959" w:themeColor="text1" w:themeTint="A6"/>
        </w:rPr>
        <w:fldChar w:fldCharType="end"/>
      </w:r>
      <w:r w:rsidRPr="003A22A4">
        <w:rPr>
          <w:rFonts w:ascii="Arial" w:hAnsi="Arial" w:cs="Arial"/>
          <w:i/>
          <w:iCs/>
          <w:color w:val="595959" w:themeColor="text1" w:themeTint="A6"/>
        </w:rPr>
        <w:t xml:space="preserve">. </w:t>
      </w:r>
      <w:r>
        <w:rPr>
          <w:rFonts w:ascii="Arial" w:hAnsi="Arial" w:cs="Arial"/>
          <w:i/>
          <w:iCs/>
          <w:color w:val="595959" w:themeColor="text1" w:themeTint="A6"/>
        </w:rPr>
        <w:t>Diagrama de casos de uso de Gestión Comercial</w:t>
      </w:r>
      <w:bookmarkEnd w:id="21"/>
    </w:p>
    <w:p w14:paraId="2D601A86" w14:textId="77777777" w:rsidR="00315941" w:rsidRDefault="00315941" w:rsidP="00331487">
      <w:pPr>
        <w:rPr>
          <w:rFonts w:ascii="Arial" w:hAnsi="Arial" w:cs="Arial"/>
        </w:rPr>
      </w:pPr>
      <w:bookmarkStart w:id="22" w:name="_Toc164060906"/>
    </w:p>
    <w:p w14:paraId="0DBBCB74" w14:textId="3EDFDE4E" w:rsidR="00D117D2" w:rsidRPr="00EA0FED" w:rsidRDefault="00D117D2" w:rsidP="00331487">
      <w:pPr>
        <w:rPr>
          <w:rFonts w:ascii="Arial" w:hAnsi="Arial" w:cs="Arial"/>
          <w:b/>
          <w:bCs/>
          <w:sz w:val="24"/>
          <w:szCs w:val="24"/>
        </w:rPr>
      </w:pPr>
      <w:r w:rsidRPr="00EA0FED">
        <w:rPr>
          <w:rFonts w:ascii="Arial" w:hAnsi="Arial" w:cs="Arial"/>
          <w:b/>
          <w:bCs/>
          <w:sz w:val="24"/>
          <w:szCs w:val="24"/>
        </w:rPr>
        <w:t>2.</w:t>
      </w:r>
      <w:r>
        <w:rPr>
          <w:rFonts w:ascii="Arial" w:hAnsi="Arial" w:cs="Arial"/>
          <w:b/>
          <w:bCs/>
          <w:sz w:val="24"/>
          <w:szCs w:val="24"/>
        </w:rPr>
        <w:t>2.2</w:t>
      </w:r>
      <w:r w:rsidRPr="00EA0FED">
        <w:rPr>
          <w:rFonts w:ascii="Arial" w:hAnsi="Arial" w:cs="Arial"/>
          <w:b/>
          <w:bCs/>
          <w:sz w:val="24"/>
          <w:szCs w:val="24"/>
        </w:rPr>
        <w:t xml:space="preserve"> </w:t>
      </w:r>
      <w:r>
        <w:rPr>
          <w:rFonts w:ascii="Arial" w:hAnsi="Arial" w:cs="Arial"/>
          <w:b/>
          <w:bCs/>
          <w:sz w:val="24"/>
          <w:szCs w:val="24"/>
        </w:rPr>
        <w:t>Especificación de casos de uso</w:t>
      </w:r>
      <w:bookmarkEnd w:id="22"/>
    </w:p>
    <w:p w14:paraId="7878C960" w14:textId="50EF9FDD" w:rsidR="00D117D2" w:rsidRDefault="00D117D2" w:rsidP="00D117D2">
      <w:pPr>
        <w:jc w:val="both"/>
        <w:rPr>
          <w:rFonts w:ascii="Arial" w:hAnsi="Arial" w:cs="Arial"/>
        </w:rPr>
      </w:pPr>
      <w:r>
        <w:rPr>
          <w:rFonts w:ascii="Arial" w:hAnsi="Arial" w:cs="Arial"/>
        </w:rPr>
        <w:t xml:space="preserve">Para completar la definición de los requisitos funcionales, a continuación, </w:t>
      </w:r>
      <w:r w:rsidR="00CD5B86">
        <w:rPr>
          <w:rFonts w:ascii="Arial" w:hAnsi="Arial" w:cs="Arial"/>
        </w:rPr>
        <w:t xml:space="preserve">las tablas 1 a 10 muestran </w:t>
      </w:r>
      <w:r>
        <w:rPr>
          <w:rFonts w:ascii="Arial" w:hAnsi="Arial" w:cs="Arial"/>
        </w:rPr>
        <w:t>la especificación detallada de los principales casos de uso.</w:t>
      </w:r>
    </w:p>
    <w:p w14:paraId="78EC1588" w14:textId="77777777" w:rsidR="00AB7AB1" w:rsidRDefault="00AB7AB1" w:rsidP="00D117D2">
      <w:pPr>
        <w:jc w:val="both"/>
        <w:rPr>
          <w:rFonts w:ascii="Arial" w:hAnsi="Arial" w:cs="Arial"/>
        </w:rPr>
      </w:pPr>
    </w:p>
    <w:p w14:paraId="022EF881" w14:textId="1402F8DF" w:rsidR="00AB7AB1" w:rsidRPr="00AB7AB1" w:rsidRDefault="00AB7AB1" w:rsidP="00AB7AB1">
      <w:pPr>
        <w:jc w:val="center"/>
        <w:rPr>
          <w:rFonts w:ascii="Arial" w:hAnsi="Arial" w:cs="Arial"/>
          <w:i/>
          <w:iCs/>
          <w:color w:val="595959" w:themeColor="text1" w:themeTint="A6"/>
        </w:rPr>
      </w:pPr>
      <w:r w:rsidRPr="00634A2D">
        <w:rPr>
          <w:rFonts w:ascii="Arial" w:hAnsi="Arial" w:cs="Arial"/>
          <w:i/>
          <w:iCs/>
          <w:color w:val="595959" w:themeColor="text1" w:themeTint="A6"/>
        </w:rPr>
        <w:t>Tabla 1 – Especificación del caso de uso Crear Artículo</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5807"/>
      </w:tblGrid>
      <w:tr w:rsidR="00D117D2" w14:paraId="4E27D445"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CD25678" w14:textId="77777777" w:rsidR="00D117D2" w:rsidRDefault="00D117D2" w:rsidP="006B62F8">
            <w:pPr>
              <w:spacing w:line="276" w:lineRule="auto"/>
              <w:jc w:val="both"/>
              <w:rPr>
                <w:rFonts w:ascii="Arial" w:hAnsi="Arial" w:cs="Arial"/>
              </w:rPr>
            </w:pPr>
            <w:r>
              <w:rPr>
                <w:rFonts w:ascii="Arial" w:hAnsi="Arial" w:cs="Arial"/>
              </w:rPr>
              <w:lastRenderedPageBreak/>
              <w:t>Identificación</w:t>
            </w:r>
          </w:p>
        </w:tc>
        <w:tc>
          <w:tcPr>
            <w:tcW w:w="6089" w:type="dxa"/>
            <w:tcBorders>
              <w:top w:val="single" w:sz="4" w:space="0" w:color="5B9BD5"/>
              <w:left w:val="single" w:sz="4" w:space="0" w:color="5B9BD5"/>
              <w:bottom w:val="single" w:sz="4" w:space="0" w:color="5B9BD5"/>
              <w:right w:val="single" w:sz="4" w:space="0" w:color="5B9BD5"/>
            </w:tcBorders>
          </w:tcPr>
          <w:p w14:paraId="3C4C1754" w14:textId="77777777" w:rsidR="00D117D2" w:rsidRPr="000A30BD"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0A30BD">
              <w:rPr>
                <w:rFonts w:ascii="Arial" w:hAnsi="Arial" w:cs="Arial"/>
              </w:rPr>
              <w:t>CU001</w:t>
            </w:r>
          </w:p>
        </w:tc>
      </w:tr>
      <w:tr w:rsidR="00D117D2" w14:paraId="5C4D9481"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69074457" w14:textId="77777777" w:rsidR="00D117D2" w:rsidRDefault="00D117D2" w:rsidP="006B62F8">
            <w:pPr>
              <w:spacing w:line="276" w:lineRule="auto"/>
              <w:jc w:val="both"/>
              <w:rPr>
                <w:rFonts w:ascii="Arial" w:hAnsi="Arial" w:cs="Arial"/>
              </w:rPr>
            </w:pPr>
            <w:r>
              <w:rPr>
                <w:rFonts w:ascii="Arial" w:hAnsi="Arial" w:cs="Arial"/>
              </w:rPr>
              <w:t>Nombre</w:t>
            </w:r>
          </w:p>
        </w:tc>
        <w:tc>
          <w:tcPr>
            <w:tcW w:w="6089" w:type="dxa"/>
            <w:tcBorders>
              <w:top w:val="single" w:sz="4" w:space="0" w:color="5B9BD5"/>
              <w:left w:val="single" w:sz="4" w:space="0" w:color="5B9BD5"/>
              <w:bottom w:val="single" w:sz="4" w:space="0" w:color="5B9BD5"/>
              <w:right w:val="single" w:sz="4" w:space="0" w:color="5B9BD5"/>
            </w:tcBorders>
          </w:tcPr>
          <w:p w14:paraId="56D59F50"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Crear Artículo</w:t>
            </w:r>
          </w:p>
        </w:tc>
      </w:tr>
      <w:tr w:rsidR="00D117D2" w14:paraId="03DC2684"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27470DE7" w14:textId="77777777" w:rsidR="00D117D2" w:rsidRDefault="00D117D2" w:rsidP="006B62F8">
            <w:pPr>
              <w:spacing w:line="276" w:lineRule="auto"/>
              <w:jc w:val="both"/>
              <w:rPr>
                <w:rFonts w:ascii="Arial" w:hAnsi="Arial" w:cs="Arial"/>
              </w:rPr>
            </w:pPr>
            <w:r>
              <w:rPr>
                <w:rFonts w:ascii="Arial" w:hAnsi="Arial" w:cs="Arial"/>
              </w:rPr>
              <w:t>Actor principal</w:t>
            </w:r>
          </w:p>
        </w:tc>
        <w:tc>
          <w:tcPr>
            <w:tcW w:w="6089" w:type="dxa"/>
            <w:tcBorders>
              <w:top w:val="single" w:sz="4" w:space="0" w:color="5B9BD5"/>
              <w:left w:val="single" w:sz="4" w:space="0" w:color="5B9BD5"/>
              <w:bottom w:val="single" w:sz="4" w:space="0" w:color="5B9BD5"/>
              <w:right w:val="single" w:sz="4" w:space="0" w:color="5B9BD5"/>
            </w:tcBorders>
          </w:tcPr>
          <w:p w14:paraId="6BED261D"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Administrador</w:t>
            </w:r>
          </w:p>
        </w:tc>
      </w:tr>
      <w:tr w:rsidR="00D117D2" w14:paraId="36BF203D"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34E373E5" w14:textId="77777777" w:rsidR="00D117D2" w:rsidRDefault="00D117D2" w:rsidP="006B62F8">
            <w:pPr>
              <w:spacing w:line="276" w:lineRule="auto"/>
              <w:jc w:val="both"/>
              <w:rPr>
                <w:rFonts w:ascii="Arial" w:hAnsi="Arial" w:cs="Arial"/>
              </w:rPr>
            </w:pPr>
            <w:r>
              <w:rPr>
                <w:rFonts w:ascii="Arial" w:hAnsi="Arial" w:cs="Arial"/>
              </w:rPr>
              <w:t>Descripción</w:t>
            </w:r>
          </w:p>
        </w:tc>
        <w:tc>
          <w:tcPr>
            <w:tcW w:w="6089" w:type="dxa"/>
            <w:tcBorders>
              <w:top w:val="single" w:sz="4" w:space="0" w:color="5B9BD5"/>
              <w:left w:val="single" w:sz="4" w:space="0" w:color="5B9BD5"/>
              <w:bottom w:val="single" w:sz="4" w:space="0" w:color="5B9BD5"/>
              <w:right w:val="single" w:sz="4" w:space="0" w:color="5B9BD5"/>
            </w:tcBorders>
          </w:tcPr>
          <w:p w14:paraId="14E1D543" w14:textId="72DD403D" w:rsidR="00D117D2" w:rsidRPr="00455A2B"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5A5993">
              <w:rPr>
                <w:rFonts w:ascii="Arial" w:hAnsi="Arial" w:cs="Arial"/>
              </w:rPr>
              <w:t>Permite a los administradores de la tienda agregar un nuevo artículo a la base de datos de la aplicación. Esto es esencial para mantener un registro actualizado de los productos disponibles para la compra y la venta en la tienda.</w:t>
            </w:r>
          </w:p>
        </w:tc>
      </w:tr>
      <w:tr w:rsidR="00D117D2" w14:paraId="28E91189"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5D44A724" w14:textId="77777777" w:rsidR="00D117D2" w:rsidRDefault="00D117D2" w:rsidP="006B62F8">
            <w:pPr>
              <w:spacing w:line="276" w:lineRule="auto"/>
              <w:jc w:val="both"/>
              <w:rPr>
                <w:rFonts w:ascii="Arial" w:hAnsi="Arial" w:cs="Arial"/>
              </w:rPr>
            </w:pPr>
            <w:r>
              <w:rPr>
                <w:rFonts w:ascii="Arial" w:hAnsi="Arial" w:cs="Arial"/>
              </w:rPr>
              <w:t>Evento de activación</w:t>
            </w:r>
          </w:p>
        </w:tc>
        <w:tc>
          <w:tcPr>
            <w:tcW w:w="6089" w:type="dxa"/>
            <w:tcBorders>
              <w:top w:val="single" w:sz="4" w:space="0" w:color="5B9BD5"/>
              <w:left w:val="single" w:sz="4" w:space="0" w:color="5B9BD5"/>
              <w:bottom w:val="single" w:sz="4" w:space="0" w:color="5B9BD5"/>
              <w:right w:val="single" w:sz="4" w:space="0" w:color="5B9BD5"/>
            </w:tcBorders>
          </w:tcPr>
          <w:p w14:paraId="2DCCE7E5"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selecciona la opción “</w:t>
            </w:r>
            <w:r w:rsidRPr="00F66DCF">
              <w:rPr>
                <w:rFonts w:ascii="Arial" w:hAnsi="Arial" w:cs="Arial"/>
                <w:i/>
                <w:iCs/>
              </w:rPr>
              <w:t>Crear Artículo</w:t>
            </w:r>
            <w:r>
              <w:rPr>
                <w:rFonts w:ascii="Arial" w:hAnsi="Arial" w:cs="Arial"/>
              </w:rPr>
              <w:t>”.</w:t>
            </w:r>
          </w:p>
        </w:tc>
      </w:tr>
      <w:tr w:rsidR="00D117D2" w14:paraId="7EA61D96"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10528A57" w14:textId="77777777" w:rsidR="00D117D2" w:rsidRDefault="00D117D2" w:rsidP="006B62F8">
            <w:pPr>
              <w:spacing w:line="276" w:lineRule="auto"/>
              <w:jc w:val="both"/>
              <w:rPr>
                <w:rFonts w:ascii="Arial" w:hAnsi="Arial" w:cs="Arial"/>
              </w:rPr>
            </w:pPr>
            <w:r>
              <w:rPr>
                <w:rFonts w:ascii="Arial" w:hAnsi="Arial" w:cs="Arial"/>
              </w:rPr>
              <w:t>Precondiciones</w:t>
            </w:r>
          </w:p>
        </w:tc>
        <w:tc>
          <w:tcPr>
            <w:tcW w:w="6089" w:type="dxa"/>
            <w:tcBorders>
              <w:top w:val="single" w:sz="4" w:space="0" w:color="5B9BD5"/>
              <w:left w:val="single" w:sz="4" w:space="0" w:color="5B9BD5"/>
              <w:bottom w:val="single" w:sz="4" w:space="0" w:color="5B9BD5"/>
              <w:right w:val="single" w:sz="4" w:space="0" w:color="5B9BD5"/>
            </w:tcBorders>
          </w:tcPr>
          <w:p w14:paraId="4991EFB7"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457556B7"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5CA0917" w14:textId="77777777" w:rsidR="00D117D2" w:rsidRDefault="00D117D2" w:rsidP="006B62F8">
            <w:pPr>
              <w:spacing w:line="276" w:lineRule="auto"/>
              <w:jc w:val="both"/>
              <w:rPr>
                <w:rFonts w:ascii="Arial" w:hAnsi="Arial" w:cs="Arial"/>
              </w:rPr>
            </w:pPr>
            <w:r>
              <w:rPr>
                <w:rFonts w:ascii="Arial" w:hAnsi="Arial" w:cs="Arial"/>
              </w:rPr>
              <w:t>Garantías si éxito</w:t>
            </w:r>
          </w:p>
        </w:tc>
        <w:tc>
          <w:tcPr>
            <w:tcW w:w="6089" w:type="dxa"/>
            <w:tcBorders>
              <w:top w:val="single" w:sz="4" w:space="0" w:color="5B9BD5"/>
              <w:left w:val="single" w:sz="4" w:space="0" w:color="5B9BD5"/>
              <w:bottom w:val="single" w:sz="4" w:space="0" w:color="5B9BD5"/>
              <w:right w:val="single" w:sz="4" w:space="0" w:color="5B9BD5"/>
            </w:tcBorders>
          </w:tcPr>
          <w:p w14:paraId="72CB8C19"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añade el artículo a la base de datos.</w:t>
            </w:r>
          </w:p>
          <w:p w14:paraId="05CA85A2" w14:textId="2CF6572D"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avisa al usuario de que el artículo se ha creado.</w:t>
            </w:r>
          </w:p>
        </w:tc>
      </w:tr>
      <w:tr w:rsidR="00D117D2" w14:paraId="6A657A5C"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18C9388"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089" w:type="dxa"/>
            <w:tcBorders>
              <w:top w:val="single" w:sz="4" w:space="0" w:color="5B9BD5"/>
              <w:left w:val="single" w:sz="4" w:space="0" w:color="5B9BD5"/>
              <w:bottom w:val="single" w:sz="4" w:space="0" w:color="5B9BD5"/>
              <w:right w:val="single" w:sz="4" w:space="0" w:color="5B9BD5"/>
            </w:tcBorders>
          </w:tcPr>
          <w:p w14:paraId="4904953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4FDCF310"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725F348D"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52141B8C"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089" w:type="dxa"/>
            <w:tcBorders>
              <w:top w:val="single" w:sz="4" w:space="0" w:color="5B9BD5"/>
              <w:left w:val="single" w:sz="4" w:space="0" w:color="5B9BD5"/>
              <w:bottom w:val="single" w:sz="4" w:space="0" w:color="5B9BD5"/>
              <w:right w:val="single" w:sz="4" w:space="0" w:color="5B9BD5"/>
            </w:tcBorders>
          </w:tcPr>
          <w:p w14:paraId="6871BAED" w14:textId="797B99A1" w:rsidR="00D117D2" w:rsidRPr="0025655A"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655A">
              <w:rPr>
                <w:rFonts w:ascii="Arial" w:hAnsi="Arial" w:cs="Arial"/>
              </w:rPr>
              <w:t xml:space="preserve">1. El sistema muestra un formulario de creación de artículo con los campos a rellenar: nombre, precio, stock actual, stock mínimo recomendado, descuento, unidad, categoría y tipo de </w:t>
            </w:r>
            <w:commentRangeStart w:id="23"/>
            <w:r w:rsidRPr="0025655A">
              <w:rPr>
                <w:rFonts w:ascii="Arial" w:hAnsi="Arial" w:cs="Arial"/>
              </w:rPr>
              <w:t>IVA</w:t>
            </w:r>
            <w:commentRangeEnd w:id="23"/>
            <w:r w:rsidR="00684B15" w:rsidRPr="0025655A">
              <w:rPr>
                <w:rStyle w:val="Refdecomentario"/>
                <w:rFonts w:ascii="Arial" w:hAnsi="Arial" w:cs="Arial"/>
                <w:sz w:val="22"/>
                <w:szCs w:val="22"/>
              </w:rPr>
              <w:commentReference w:id="23"/>
            </w:r>
            <w:r w:rsidRPr="0025655A">
              <w:rPr>
                <w:rFonts w:ascii="Arial" w:hAnsi="Arial" w:cs="Arial"/>
              </w:rPr>
              <w:t>.</w:t>
            </w:r>
          </w:p>
          <w:p w14:paraId="6E1CF39B" w14:textId="77777777" w:rsidR="00D117D2" w:rsidRPr="0025655A"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655A">
              <w:rPr>
                <w:rFonts w:ascii="Arial" w:hAnsi="Arial" w:cs="Arial"/>
              </w:rPr>
              <w:t>2. El usuario completa el formulario proporcionando la información requerida sobre el nuevo artículo.</w:t>
            </w:r>
          </w:p>
          <w:p w14:paraId="67BA7585" w14:textId="77777777" w:rsidR="00D117D2" w:rsidRPr="0025655A"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655A">
              <w:rPr>
                <w:rFonts w:ascii="Arial" w:hAnsi="Arial" w:cs="Arial"/>
              </w:rPr>
              <w:t>3. El usuario selecciona la opción "Guardar".</w:t>
            </w:r>
          </w:p>
          <w:p w14:paraId="3C9FA518" w14:textId="3813F8F2" w:rsidR="00D117D2" w:rsidRPr="0025655A" w:rsidRDefault="00AB6A0A"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r w:rsidR="00D117D2" w:rsidRPr="0025655A">
              <w:rPr>
                <w:rFonts w:ascii="Arial" w:hAnsi="Arial" w:cs="Arial"/>
              </w:rPr>
              <w:t>. El sistema crea el nuevo artículo en la base de datos.</w:t>
            </w:r>
          </w:p>
          <w:p w14:paraId="538D64C1" w14:textId="101B6C92" w:rsidR="00D117D2" w:rsidRDefault="00AB6A0A"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r w:rsidR="00D117D2" w:rsidRPr="0025655A">
              <w:rPr>
                <w:rFonts w:ascii="Arial" w:hAnsi="Arial" w:cs="Arial"/>
              </w:rPr>
              <w:t>. El sistema muestra una confirmación de que el artículo se ha creado con éxito.</w:t>
            </w:r>
          </w:p>
        </w:tc>
      </w:tr>
      <w:tr w:rsidR="00D117D2" w14:paraId="3C5E1F6D"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96FE967" w14:textId="51380F8D" w:rsidR="00D117D2" w:rsidRDefault="00D117D2" w:rsidP="006B62F8">
            <w:pPr>
              <w:spacing w:line="276" w:lineRule="auto"/>
              <w:jc w:val="both"/>
              <w:rPr>
                <w:rFonts w:ascii="Arial" w:hAnsi="Arial" w:cs="Arial"/>
              </w:rPr>
            </w:pPr>
            <w:del w:id="24" w:author="Lopez Martinez, Patricia" w:date="2026-02-27T10:00:00Z">
              <w:r w:rsidDel="00522E8B">
                <w:rPr>
                  <w:rFonts w:ascii="Arial" w:hAnsi="Arial" w:cs="Arial"/>
                </w:rPr>
                <w:delText>Extensiones</w:delText>
              </w:r>
            </w:del>
            <w:ins w:id="25" w:author="Lopez Martinez, Patricia" w:date="2026-02-27T10:00:00Z">
              <w:r w:rsidR="00522E8B">
                <w:rPr>
                  <w:rFonts w:ascii="Arial" w:hAnsi="Arial" w:cs="Arial"/>
                </w:rPr>
                <w:t xml:space="preserve">Escenarios </w:t>
              </w:r>
              <w:commentRangeStart w:id="26"/>
              <w:r w:rsidR="00522E8B">
                <w:rPr>
                  <w:rFonts w:ascii="Arial" w:hAnsi="Arial" w:cs="Arial"/>
                </w:rPr>
                <w:t>alternativos</w:t>
              </w:r>
            </w:ins>
            <w:commentRangeEnd w:id="26"/>
            <w:ins w:id="27" w:author="Lopez Martinez, Patricia" w:date="2026-02-27T10:01:00Z">
              <w:r w:rsidR="00CA7621">
                <w:rPr>
                  <w:rStyle w:val="Refdecomentario"/>
                  <w:rFonts w:ascii="Arial" w:hAnsi="Arial" w:cs="Arial"/>
                  <w:sz w:val="22"/>
                  <w:szCs w:val="22"/>
                </w:rPr>
                <w:commentReference w:id="26"/>
              </w:r>
            </w:ins>
          </w:p>
        </w:tc>
        <w:tc>
          <w:tcPr>
            <w:tcW w:w="6089" w:type="dxa"/>
            <w:tcBorders>
              <w:top w:val="single" w:sz="4" w:space="0" w:color="5B9BD5"/>
              <w:left w:val="single" w:sz="4" w:space="0" w:color="5B9BD5"/>
              <w:bottom w:val="single" w:sz="4" w:space="0" w:color="5B9BD5"/>
              <w:right w:val="single" w:sz="4" w:space="0" w:color="5B9BD5"/>
            </w:tcBorders>
          </w:tcPr>
          <w:p w14:paraId="6559E8B6" w14:textId="77777777" w:rsidR="00D117D2" w:rsidRPr="00455A2B"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455A2B">
              <w:rPr>
                <w:rFonts w:ascii="Arial" w:hAnsi="Arial" w:cs="Arial"/>
                <w:sz w:val="21"/>
                <w:szCs w:val="21"/>
              </w:rPr>
              <w:t xml:space="preserve">2a. El usuario ingresa datos incorrectos en algún campo del </w:t>
            </w:r>
            <w:commentRangeStart w:id="28"/>
            <w:commentRangeStart w:id="29"/>
            <w:r w:rsidRPr="00455A2B">
              <w:rPr>
                <w:rFonts w:ascii="Arial" w:hAnsi="Arial" w:cs="Arial"/>
                <w:sz w:val="21"/>
                <w:szCs w:val="21"/>
              </w:rPr>
              <w:t>formulario</w:t>
            </w:r>
            <w:commentRangeEnd w:id="28"/>
            <w:r w:rsidR="00CA7621" w:rsidRPr="00455A2B">
              <w:rPr>
                <w:rStyle w:val="Refdecomentario"/>
                <w:rFonts w:ascii="Arial" w:hAnsi="Arial" w:cs="Arial"/>
                <w:sz w:val="21"/>
                <w:szCs w:val="21"/>
              </w:rPr>
              <w:commentReference w:id="28"/>
            </w:r>
            <w:commentRangeEnd w:id="29"/>
            <w:r w:rsidR="00BE4944" w:rsidRPr="00455A2B">
              <w:rPr>
                <w:rStyle w:val="Refdecomentario"/>
                <w:rFonts w:ascii="Arial" w:hAnsi="Arial" w:cs="Arial"/>
                <w:sz w:val="21"/>
                <w:szCs w:val="21"/>
              </w:rPr>
              <w:commentReference w:id="29"/>
            </w:r>
            <w:r w:rsidRPr="00455A2B">
              <w:rPr>
                <w:rFonts w:ascii="Arial" w:hAnsi="Arial" w:cs="Arial"/>
                <w:sz w:val="21"/>
                <w:szCs w:val="21"/>
              </w:rPr>
              <w:t>.</w:t>
            </w:r>
          </w:p>
          <w:p w14:paraId="45417538" w14:textId="5E8DA3B5" w:rsidR="00D117D2" w:rsidRPr="00455A2B" w:rsidRDefault="00D117D2" w:rsidP="00FD2E2E">
            <w:pPr>
              <w:spacing w:line="276" w:lineRule="auto"/>
              <w:ind w:left="708"/>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455A2B">
              <w:rPr>
                <w:rFonts w:ascii="Arial" w:hAnsi="Arial" w:cs="Arial"/>
                <w:sz w:val="21"/>
                <w:szCs w:val="21"/>
              </w:rPr>
              <w:t>2a.1 El sistema muestra un aviso junto al campo para que el usuario revise los datos introducidos.</w:t>
            </w:r>
          </w:p>
          <w:p w14:paraId="7B3ABCC8" w14:textId="77777777" w:rsidR="00D117D2" w:rsidRPr="00455A2B"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455A2B">
              <w:rPr>
                <w:rFonts w:ascii="Arial" w:hAnsi="Arial" w:cs="Arial"/>
                <w:sz w:val="21"/>
                <w:szCs w:val="21"/>
              </w:rPr>
              <w:t>2b. El usuario hace clic sobre un campo obligatorio, no introduce ningún dato y hace clic en otro campo del formulario.</w:t>
            </w:r>
          </w:p>
          <w:p w14:paraId="093470B3" w14:textId="77777777" w:rsidR="00D117D2" w:rsidRPr="00455A2B" w:rsidRDefault="00D117D2" w:rsidP="00FD2E2E">
            <w:pPr>
              <w:spacing w:line="276" w:lineRule="auto"/>
              <w:ind w:left="708"/>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455A2B">
              <w:rPr>
                <w:rFonts w:ascii="Arial" w:hAnsi="Arial" w:cs="Arial"/>
                <w:sz w:val="21"/>
                <w:szCs w:val="21"/>
              </w:rPr>
              <w:t>2b.1 El sistema muestra un aviso junto al campo para que el usuario introduzca datos.</w:t>
            </w:r>
          </w:p>
          <w:p w14:paraId="61D0BB57" w14:textId="11032898" w:rsidR="00455A2B" w:rsidRPr="00455A2B" w:rsidRDefault="00AB6A0A" w:rsidP="00455A2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Pr>
                <w:rFonts w:ascii="Arial" w:hAnsi="Arial" w:cs="Arial"/>
                <w:sz w:val="21"/>
                <w:szCs w:val="21"/>
              </w:rPr>
              <w:t>4</w:t>
            </w:r>
            <w:r w:rsidR="00455A2B" w:rsidRPr="00455A2B">
              <w:rPr>
                <w:rFonts w:ascii="Arial" w:hAnsi="Arial" w:cs="Arial"/>
                <w:sz w:val="21"/>
                <w:szCs w:val="21"/>
              </w:rPr>
              <w:t>a. El sistema no puede acceder a la base de datos.</w:t>
            </w:r>
          </w:p>
          <w:p w14:paraId="176943E3" w14:textId="43E6EFCD" w:rsidR="00455A2B" w:rsidRDefault="00AB6A0A" w:rsidP="00455A2B">
            <w:pPr>
              <w:spacing w:line="276" w:lineRule="auto"/>
              <w:ind w:left="70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sz w:val="21"/>
                <w:szCs w:val="21"/>
              </w:rPr>
              <w:t>4</w:t>
            </w:r>
            <w:r w:rsidR="00455A2B" w:rsidRPr="00455A2B">
              <w:rPr>
                <w:rFonts w:ascii="Arial" w:hAnsi="Arial" w:cs="Arial"/>
                <w:sz w:val="21"/>
                <w:szCs w:val="21"/>
              </w:rPr>
              <w:t>a.1 El sistema muestra un aviso de lo sucedido.</w:t>
            </w:r>
          </w:p>
        </w:tc>
      </w:tr>
      <w:tr w:rsidR="00D117D2" w14:paraId="71E7BAEA"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01E868C6" w14:textId="77777777" w:rsidR="00D117D2" w:rsidRDefault="00D117D2" w:rsidP="006B62F8">
            <w:pPr>
              <w:spacing w:line="276" w:lineRule="auto"/>
              <w:jc w:val="both"/>
              <w:rPr>
                <w:rFonts w:ascii="Arial" w:hAnsi="Arial" w:cs="Arial"/>
              </w:rPr>
            </w:pPr>
            <w:r>
              <w:rPr>
                <w:rFonts w:ascii="Arial" w:hAnsi="Arial" w:cs="Arial"/>
              </w:rPr>
              <w:t>Comentarios</w:t>
            </w:r>
          </w:p>
        </w:tc>
        <w:tc>
          <w:tcPr>
            <w:tcW w:w="6089" w:type="dxa"/>
            <w:tcBorders>
              <w:top w:val="single" w:sz="4" w:space="0" w:color="5B9BD5"/>
              <w:left w:val="single" w:sz="4" w:space="0" w:color="5B9BD5"/>
              <w:bottom w:val="single" w:sz="4" w:space="0" w:color="5B9BD5"/>
              <w:right w:val="single" w:sz="4" w:space="0" w:color="5B9BD5"/>
            </w:tcBorders>
          </w:tcPr>
          <w:p w14:paraId="4C08350B"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710E6259" w14:textId="77777777" w:rsidR="00AB7AB1" w:rsidRDefault="00AB7AB1" w:rsidP="00D117D2">
      <w:pPr>
        <w:rPr>
          <w:b/>
          <w:bCs/>
        </w:rPr>
      </w:pPr>
    </w:p>
    <w:p w14:paraId="15D610D9" w14:textId="4C5FD82D" w:rsidR="00AB7AB1" w:rsidRPr="00634A2D" w:rsidRDefault="00AB7AB1" w:rsidP="00AB7AB1">
      <w:pPr>
        <w:jc w:val="center"/>
        <w:rPr>
          <w:rFonts w:ascii="Arial" w:hAnsi="Arial" w:cs="Arial"/>
          <w:i/>
          <w:iCs/>
          <w:color w:val="595959" w:themeColor="text1" w:themeTint="A6"/>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2</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Modificar</w:t>
      </w:r>
      <w:r w:rsidRPr="00634A2D">
        <w:rPr>
          <w:rFonts w:ascii="Arial" w:hAnsi="Arial" w:cs="Arial"/>
          <w:i/>
          <w:iCs/>
          <w:color w:val="595959" w:themeColor="text1" w:themeTint="A6"/>
        </w:rPr>
        <w:t xml:space="preserve"> Artículo</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089"/>
      </w:tblGrid>
      <w:tr w:rsidR="00D117D2" w14:paraId="384D634A"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678ABDFB" w14:textId="77777777" w:rsidR="00D117D2" w:rsidRDefault="00D117D2" w:rsidP="006B62F8">
            <w:pPr>
              <w:spacing w:line="276" w:lineRule="auto"/>
              <w:jc w:val="both"/>
              <w:rPr>
                <w:rFonts w:ascii="Arial" w:hAnsi="Arial" w:cs="Arial"/>
              </w:rPr>
            </w:pPr>
            <w:r>
              <w:rPr>
                <w:rFonts w:ascii="Arial" w:hAnsi="Arial" w:cs="Arial"/>
              </w:rPr>
              <w:t>Identificación</w:t>
            </w:r>
          </w:p>
        </w:tc>
        <w:tc>
          <w:tcPr>
            <w:tcW w:w="6089" w:type="dxa"/>
            <w:tcBorders>
              <w:top w:val="single" w:sz="4" w:space="0" w:color="5B9BD5"/>
              <w:left w:val="single" w:sz="4" w:space="0" w:color="5B9BD5"/>
              <w:bottom w:val="single" w:sz="4" w:space="0" w:color="5B9BD5"/>
              <w:right w:val="single" w:sz="4" w:space="0" w:color="5B9BD5"/>
            </w:tcBorders>
          </w:tcPr>
          <w:p w14:paraId="50A72BEF" w14:textId="77777777" w:rsidR="00D117D2" w:rsidRPr="00872B4D"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872B4D">
              <w:rPr>
                <w:rFonts w:ascii="Arial" w:hAnsi="Arial" w:cs="Arial"/>
              </w:rPr>
              <w:t>CU002</w:t>
            </w:r>
          </w:p>
        </w:tc>
      </w:tr>
      <w:tr w:rsidR="00D117D2" w14:paraId="684DA144"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0BE6E434" w14:textId="77777777" w:rsidR="00D117D2" w:rsidRDefault="00D117D2" w:rsidP="006B62F8">
            <w:pPr>
              <w:spacing w:line="276" w:lineRule="auto"/>
              <w:jc w:val="both"/>
              <w:rPr>
                <w:rFonts w:ascii="Arial" w:hAnsi="Arial" w:cs="Arial"/>
              </w:rPr>
            </w:pPr>
            <w:r>
              <w:rPr>
                <w:rFonts w:ascii="Arial" w:hAnsi="Arial" w:cs="Arial"/>
              </w:rPr>
              <w:t>Nombre</w:t>
            </w:r>
          </w:p>
        </w:tc>
        <w:tc>
          <w:tcPr>
            <w:tcW w:w="6089" w:type="dxa"/>
            <w:tcBorders>
              <w:top w:val="single" w:sz="4" w:space="0" w:color="5B9BD5"/>
              <w:left w:val="single" w:sz="4" w:space="0" w:color="5B9BD5"/>
              <w:bottom w:val="single" w:sz="4" w:space="0" w:color="5B9BD5"/>
              <w:right w:val="single" w:sz="4" w:space="0" w:color="5B9BD5"/>
            </w:tcBorders>
          </w:tcPr>
          <w:p w14:paraId="33CD5BF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Modificar Artículo</w:t>
            </w:r>
          </w:p>
        </w:tc>
      </w:tr>
      <w:tr w:rsidR="00D117D2" w14:paraId="22440EAC"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053090B0" w14:textId="77777777" w:rsidR="00D117D2" w:rsidRDefault="00D117D2" w:rsidP="006B62F8">
            <w:pPr>
              <w:spacing w:line="276" w:lineRule="auto"/>
              <w:jc w:val="both"/>
              <w:rPr>
                <w:rFonts w:ascii="Arial" w:hAnsi="Arial" w:cs="Arial"/>
              </w:rPr>
            </w:pPr>
            <w:r>
              <w:rPr>
                <w:rFonts w:ascii="Arial" w:hAnsi="Arial" w:cs="Arial"/>
              </w:rPr>
              <w:t>Actor principal</w:t>
            </w:r>
          </w:p>
        </w:tc>
        <w:tc>
          <w:tcPr>
            <w:tcW w:w="6089" w:type="dxa"/>
            <w:tcBorders>
              <w:top w:val="single" w:sz="4" w:space="0" w:color="5B9BD5"/>
              <w:left w:val="single" w:sz="4" w:space="0" w:color="5B9BD5"/>
              <w:bottom w:val="single" w:sz="4" w:space="0" w:color="5B9BD5"/>
              <w:right w:val="single" w:sz="4" w:space="0" w:color="5B9BD5"/>
            </w:tcBorders>
          </w:tcPr>
          <w:p w14:paraId="332B6164"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Administrador</w:t>
            </w:r>
          </w:p>
        </w:tc>
      </w:tr>
      <w:tr w:rsidR="00D117D2" w14:paraId="3B096746"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27F3B20E"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089" w:type="dxa"/>
            <w:tcBorders>
              <w:top w:val="single" w:sz="4" w:space="0" w:color="5B9BD5"/>
              <w:left w:val="single" w:sz="4" w:space="0" w:color="5B9BD5"/>
              <w:bottom w:val="single" w:sz="4" w:space="0" w:color="5B9BD5"/>
              <w:right w:val="single" w:sz="4" w:space="0" w:color="5B9BD5"/>
            </w:tcBorders>
          </w:tcPr>
          <w:p w14:paraId="4B028732"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3485CE54"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2CBC7A9" w14:textId="77777777" w:rsidR="00D117D2" w:rsidRDefault="00D117D2" w:rsidP="006B62F8">
            <w:pPr>
              <w:spacing w:line="276" w:lineRule="auto"/>
              <w:jc w:val="both"/>
              <w:rPr>
                <w:rFonts w:ascii="Arial" w:hAnsi="Arial" w:cs="Arial"/>
              </w:rPr>
            </w:pPr>
            <w:r>
              <w:rPr>
                <w:rFonts w:ascii="Arial" w:hAnsi="Arial" w:cs="Arial"/>
              </w:rPr>
              <w:lastRenderedPageBreak/>
              <w:t>Descripción</w:t>
            </w:r>
          </w:p>
        </w:tc>
        <w:tc>
          <w:tcPr>
            <w:tcW w:w="6089" w:type="dxa"/>
            <w:tcBorders>
              <w:top w:val="single" w:sz="4" w:space="0" w:color="5B9BD5"/>
              <w:left w:val="single" w:sz="4" w:space="0" w:color="5B9BD5"/>
              <w:bottom w:val="single" w:sz="4" w:space="0" w:color="5B9BD5"/>
              <w:right w:val="single" w:sz="4" w:space="0" w:color="5B9BD5"/>
            </w:tcBorders>
          </w:tcPr>
          <w:p w14:paraId="0EB7996E"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administradores </w:t>
            </w:r>
            <w:r w:rsidRPr="000A30BD">
              <w:rPr>
                <w:rFonts w:ascii="Arial" w:hAnsi="Arial" w:cs="Arial"/>
              </w:rPr>
              <w:t xml:space="preserve">de la tienda </w:t>
            </w:r>
            <w:r>
              <w:rPr>
                <w:rFonts w:ascii="Arial" w:hAnsi="Arial" w:cs="Arial"/>
              </w:rPr>
              <w:t xml:space="preserve">modificar </w:t>
            </w:r>
            <w:r w:rsidRPr="000A30BD">
              <w:rPr>
                <w:rFonts w:ascii="Arial" w:hAnsi="Arial" w:cs="Arial"/>
              </w:rPr>
              <w:t xml:space="preserve">un artículo </w:t>
            </w:r>
            <w:r>
              <w:rPr>
                <w:rFonts w:ascii="Arial" w:hAnsi="Arial" w:cs="Arial"/>
              </w:rPr>
              <w:t xml:space="preserve">de </w:t>
            </w:r>
            <w:r w:rsidRPr="000A30BD">
              <w:rPr>
                <w:rFonts w:ascii="Arial" w:hAnsi="Arial" w:cs="Arial"/>
              </w:rPr>
              <w:t>la base de datos.</w:t>
            </w:r>
          </w:p>
        </w:tc>
      </w:tr>
      <w:tr w:rsidR="00D117D2" w14:paraId="39EAEC8E"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0C493D4B" w14:textId="77777777" w:rsidR="00D117D2" w:rsidRDefault="00D117D2" w:rsidP="006B62F8">
            <w:pPr>
              <w:spacing w:line="276" w:lineRule="auto"/>
              <w:jc w:val="both"/>
              <w:rPr>
                <w:rFonts w:ascii="Arial" w:hAnsi="Arial" w:cs="Arial"/>
              </w:rPr>
            </w:pPr>
            <w:r>
              <w:rPr>
                <w:rFonts w:ascii="Arial" w:hAnsi="Arial" w:cs="Arial"/>
              </w:rPr>
              <w:t>Evento de activación</w:t>
            </w:r>
          </w:p>
        </w:tc>
        <w:tc>
          <w:tcPr>
            <w:tcW w:w="6089" w:type="dxa"/>
            <w:tcBorders>
              <w:top w:val="single" w:sz="4" w:space="0" w:color="5B9BD5"/>
              <w:left w:val="single" w:sz="4" w:space="0" w:color="5B9BD5"/>
              <w:bottom w:val="single" w:sz="4" w:space="0" w:color="5B9BD5"/>
              <w:right w:val="single" w:sz="4" w:space="0" w:color="5B9BD5"/>
            </w:tcBorders>
          </w:tcPr>
          <w:p w14:paraId="70C11260"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Modificar</w:t>
            </w:r>
            <w:r w:rsidRPr="00F66DCF">
              <w:rPr>
                <w:rFonts w:ascii="Arial" w:hAnsi="Arial" w:cs="Arial"/>
                <w:i/>
                <w:iCs/>
              </w:rPr>
              <w:t xml:space="preserve"> Artículo</w:t>
            </w:r>
            <w:r>
              <w:rPr>
                <w:rFonts w:ascii="Arial" w:hAnsi="Arial" w:cs="Arial"/>
              </w:rPr>
              <w:t>” que se encuentra al lado de cada artículo de la lista.</w:t>
            </w:r>
          </w:p>
        </w:tc>
      </w:tr>
      <w:tr w:rsidR="00D117D2" w14:paraId="3EC0632E"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0481CAD9" w14:textId="77777777" w:rsidR="00D117D2" w:rsidRDefault="00D117D2" w:rsidP="006B62F8">
            <w:pPr>
              <w:spacing w:line="276" w:lineRule="auto"/>
              <w:jc w:val="both"/>
              <w:rPr>
                <w:rFonts w:ascii="Arial" w:hAnsi="Arial" w:cs="Arial"/>
              </w:rPr>
            </w:pPr>
            <w:r>
              <w:rPr>
                <w:rFonts w:ascii="Arial" w:hAnsi="Arial" w:cs="Arial"/>
              </w:rPr>
              <w:t>Precondiciones</w:t>
            </w:r>
          </w:p>
        </w:tc>
        <w:tc>
          <w:tcPr>
            <w:tcW w:w="6089" w:type="dxa"/>
            <w:tcBorders>
              <w:top w:val="single" w:sz="4" w:space="0" w:color="5B9BD5"/>
              <w:left w:val="single" w:sz="4" w:space="0" w:color="5B9BD5"/>
              <w:bottom w:val="single" w:sz="4" w:space="0" w:color="5B9BD5"/>
              <w:right w:val="single" w:sz="4" w:space="0" w:color="5B9BD5"/>
            </w:tcBorders>
          </w:tcPr>
          <w:p w14:paraId="024F9059"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p w14:paraId="41614B92"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está en la consulta de artículos.</w:t>
            </w:r>
          </w:p>
          <w:p w14:paraId="4C9D0472"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Existe al menos un artículo dado de alta en la base de datos.</w:t>
            </w:r>
          </w:p>
        </w:tc>
      </w:tr>
      <w:tr w:rsidR="00D117D2" w14:paraId="5D53A665"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5A9A669" w14:textId="77777777" w:rsidR="00D117D2" w:rsidRDefault="00D117D2" w:rsidP="006B62F8">
            <w:pPr>
              <w:spacing w:line="276" w:lineRule="auto"/>
              <w:jc w:val="both"/>
              <w:rPr>
                <w:rFonts w:ascii="Arial" w:hAnsi="Arial" w:cs="Arial"/>
              </w:rPr>
            </w:pPr>
            <w:r>
              <w:rPr>
                <w:rFonts w:ascii="Arial" w:hAnsi="Arial" w:cs="Arial"/>
              </w:rPr>
              <w:t>Garantías si éxito</w:t>
            </w:r>
          </w:p>
        </w:tc>
        <w:tc>
          <w:tcPr>
            <w:tcW w:w="6089" w:type="dxa"/>
            <w:tcBorders>
              <w:top w:val="single" w:sz="4" w:space="0" w:color="5B9BD5"/>
              <w:left w:val="single" w:sz="4" w:space="0" w:color="5B9BD5"/>
              <w:bottom w:val="single" w:sz="4" w:space="0" w:color="5B9BD5"/>
              <w:right w:val="single" w:sz="4" w:space="0" w:color="5B9BD5"/>
            </w:tcBorders>
          </w:tcPr>
          <w:p w14:paraId="08620E06"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modifica el artículo en la base de datos.</w:t>
            </w:r>
          </w:p>
          <w:p w14:paraId="34C0A3AB"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avisa al usuario de que el artículo se ha modificado correctamente.</w:t>
            </w:r>
          </w:p>
        </w:tc>
      </w:tr>
      <w:tr w:rsidR="00D117D2" w14:paraId="01042296"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6D235146"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089" w:type="dxa"/>
            <w:tcBorders>
              <w:top w:val="single" w:sz="4" w:space="0" w:color="5B9BD5"/>
              <w:left w:val="single" w:sz="4" w:space="0" w:color="5B9BD5"/>
              <w:bottom w:val="single" w:sz="4" w:space="0" w:color="5B9BD5"/>
              <w:right w:val="single" w:sz="4" w:space="0" w:color="5B9BD5"/>
            </w:tcBorders>
          </w:tcPr>
          <w:p w14:paraId="7EF1C96F"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1CC9B3D1"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5646DFD0"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16AF76D0"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089" w:type="dxa"/>
            <w:tcBorders>
              <w:top w:val="single" w:sz="4" w:space="0" w:color="5B9BD5"/>
              <w:left w:val="single" w:sz="4" w:space="0" w:color="5B9BD5"/>
              <w:bottom w:val="single" w:sz="4" w:space="0" w:color="5B9BD5"/>
              <w:right w:val="single" w:sz="4" w:space="0" w:color="5B9BD5"/>
            </w:tcBorders>
          </w:tcPr>
          <w:p w14:paraId="646DC461"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F74430">
              <w:rPr>
                <w:rFonts w:ascii="Arial" w:hAnsi="Arial" w:cs="Arial"/>
              </w:rPr>
              <w:t xml:space="preserve"> muestra un formulario </w:t>
            </w:r>
            <w:r>
              <w:rPr>
                <w:rFonts w:ascii="Arial" w:hAnsi="Arial" w:cs="Arial"/>
              </w:rPr>
              <w:t xml:space="preserve">igual al </w:t>
            </w:r>
            <w:r w:rsidRPr="00F74430">
              <w:rPr>
                <w:rFonts w:ascii="Arial" w:hAnsi="Arial" w:cs="Arial"/>
              </w:rPr>
              <w:t xml:space="preserve">de </w:t>
            </w:r>
            <w:r>
              <w:rPr>
                <w:rFonts w:ascii="Arial" w:hAnsi="Arial" w:cs="Arial"/>
              </w:rPr>
              <w:t xml:space="preserve">la </w:t>
            </w:r>
            <w:r w:rsidRPr="00F74430">
              <w:rPr>
                <w:rFonts w:ascii="Arial" w:hAnsi="Arial" w:cs="Arial"/>
              </w:rPr>
              <w:t>creación de</w:t>
            </w:r>
            <w:r>
              <w:rPr>
                <w:rFonts w:ascii="Arial" w:hAnsi="Arial" w:cs="Arial"/>
              </w:rPr>
              <w:t>l</w:t>
            </w:r>
            <w:r w:rsidRPr="00F74430">
              <w:rPr>
                <w:rFonts w:ascii="Arial" w:hAnsi="Arial" w:cs="Arial"/>
              </w:rPr>
              <w:t xml:space="preserve"> artículo</w:t>
            </w:r>
            <w:r>
              <w:rPr>
                <w:rFonts w:ascii="Arial" w:hAnsi="Arial" w:cs="Arial"/>
              </w:rPr>
              <w:t>,</w:t>
            </w:r>
            <w:r w:rsidRPr="00F74430">
              <w:rPr>
                <w:rFonts w:ascii="Arial" w:hAnsi="Arial" w:cs="Arial"/>
              </w:rPr>
              <w:t xml:space="preserve"> con </w:t>
            </w:r>
            <w:r>
              <w:rPr>
                <w:rFonts w:ascii="Arial" w:hAnsi="Arial" w:cs="Arial"/>
              </w:rPr>
              <w:t xml:space="preserve">los </w:t>
            </w:r>
            <w:r w:rsidRPr="00F74430">
              <w:rPr>
                <w:rFonts w:ascii="Arial" w:hAnsi="Arial" w:cs="Arial"/>
              </w:rPr>
              <w:t xml:space="preserve">campos </w:t>
            </w:r>
            <w:r>
              <w:rPr>
                <w:rFonts w:ascii="Arial" w:hAnsi="Arial" w:cs="Arial"/>
              </w:rPr>
              <w:t>rellenos con la información actual del artículo.</w:t>
            </w:r>
          </w:p>
          <w:p w14:paraId="5B44E120" w14:textId="77777777" w:rsidR="00AB6C04" w:rsidRDefault="00AB6C04" w:rsidP="00AB6C0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w:t>
            </w:r>
            <w:r w:rsidRPr="00F74430">
              <w:rPr>
                <w:rFonts w:ascii="Arial" w:hAnsi="Arial" w:cs="Arial"/>
              </w:rPr>
              <w:t xml:space="preserve">El </w:t>
            </w:r>
            <w:r>
              <w:rPr>
                <w:rFonts w:ascii="Arial" w:hAnsi="Arial" w:cs="Arial"/>
              </w:rPr>
              <w:t>usuario</w:t>
            </w:r>
            <w:r w:rsidRPr="00F74430">
              <w:rPr>
                <w:rFonts w:ascii="Arial" w:hAnsi="Arial" w:cs="Arial"/>
              </w:rPr>
              <w:t xml:space="preserve"> completa el formulario </w:t>
            </w:r>
            <w:r>
              <w:rPr>
                <w:rFonts w:ascii="Arial" w:hAnsi="Arial" w:cs="Arial"/>
              </w:rPr>
              <w:t>modificando</w:t>
            </w:r>
            <w:r w:rsidRPr="00F74430">
              <w:rPr>
                <w:rFonts w:ascii="Arial" w:hAnsi="Arial" w:cs="Arial"/>
              </w:rPr>
              <w:t xml:space="preserve"> la información </w:t>
            </w:r>
            <w:r>
              <w:rPr>
                <w:rFonts w:ascii="Arial" w:hAnsi="Arial" w:cs="Arial"/>
              </w:rPr>
              <w:t>deseada</w:t>
            </w:r>
            <w:r w:rsidRPr="00F74430">
              <w:rPr>
                <w:rFonts w:ascii="Arial" w:hAnsi="Arial" w:cs="Arial"/>
              </w:rPr>
              <w:t xml:space="preserve"> sobre el </w:t>
            </w:r>
            <w:commentRangeStart w:id="30"/>
            <w:r w:rsidRPr="00F74430">
              <w:rPr>
                <w:rFonts w:ascii="Arial" w:hAnsi="Arial" w:cs="Arial"/>
              </w:rPr>
              <w:t>artículo</w:t>
            </w:r>
            <w:commentRangeEnd w:id="30"/>
            <w:r>
              <w:rPr>
                <w:rStyle w:val="Refdecomentario"/>
                <w:rFonts w:ascii="Arial" w:hAnsi="Arial" w:cs="Arial"/>
                <w:sz w:val="22"/>
                <w:szCs w:val="22"/>
              </w:rPr>
              <w:commentReference w:id="30"/>
            </w:r>
            <w:r>
              <w:rPr>
                <w:rFonts w:ascii="Arial" w:hAnsi="Arial" w:cs="Arial"/>
              </w:rPr>
              <w:t xml:space="preserve"> que puede modificar: descripción, precio, stock de seguridad, y/o descuento</w:t>
            </w:r>
            <w:r w:rsidRPr="00F74430">
              <w:rPr>
                <w:rFonts w:ascii="Arial" w:hAnsi="Arial" w:cs="Arial"/>
              </w:rPr>
              <w:t>.</w:t>
            </w:r>
          </w:p>
          <w:p w14:paraId="29B22120"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3. </w:t>
            </w:r>
            <w:r w:rsidRPr="00604C9D">
              <w:rPr>
                <w:rFonts w:ascii="Arial" w:hAnsi="Arial" w:cs="Arial"/>
              </w:rPr>
              <w:t xml:space="preserve">El </w:t>
            </w:r>
            <w:r>
              <w:rPr>
                <w:rFonts w:ascii="Arial" w:hAnsi="Arial" w:cs="Arial"/>
              </w:rPr>
              <w:t>usuario</w:t>
            </w:r>
            <w:r w:rsidRPr="00604C9D">
              <w:rPr>
                <w:rFonts w:ascii="Arial" w:hAnsi="Arial" w:cs="Arial"/>
              </w:rPr>
              <w:t xml:space="preserve"> selecciona la opción "Guardar"</w:t>
            </w:r>
            <w:r>
              <w:rPr>
                <w:rFonts w:ascii="Arial" w:hAnsi="Arial" w:cs="Arial"/>
              </w:rPr>
              <w:t>.</w:t>
            </w:r>
          </w:p>
          <w:p w14:paraId="31AD7EF3"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4. El sistema </w:t>
            </w:r>
            <w:r w:rsidRPr="00604C9D">
              <w:rPr>
                <w:rFonts w:ascii="Arial" w:hAnsi="Arial" w:cs="Arial"/>
              </w:rPr>
              <w:t>valida los datos ingresados y verifica que no haya errores.</w:t>
            </w:r>
          </w:p>
          <w:p w14:paraId="67EBFE33"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5. El sistema modifica el </w:t>
            </w:r>
            <w:r w:rsidRPr="00604C9D">
              <w:rPr>
                <w:rFonts w:ascii="Arial" w:hAnsi="Arial" w:cs="Arial"/>
              </w:rPr>
              <w:t>artículo en la base de datos</w:t>
            </w:r>
            <w:r>
              <w:rPr>
                <w:rFonts w:ascii="Arial" w:hAnsi="Arial" w:cs="Arial"/>
              </w:rPr>
              <w:t>.</w:t>
            </w:r>
          </w:p>
          <w:p w14:paraId="6383E722"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6. El sistema </w:t>
            </w:r>
            <w:r w:rsidRPr="00604C9D">
              <w:rPr>
                <w:rFonts w:ascii="Arial" w:hAnsi="Arial" w:cs="Arial"/>
              </w:rPr>
              <w:t xml:space="preserve">muestra una confirmación de que el artículo se ha </w:t>
            </w:r>
            <w:r>
              <w:rPr>
                <w:rFonts w:ascii="Arial" w:hAnsi="Arial" w:cs="Arial"/>
              </w:rPr>
              <w:t>modificado</w:t>
            </w:r>
            <w:r w:rsidRPr="00604C9D">
              <w:rPr>
                <w:rFonts w:ascii="Arial" w:hAnsi="Arial" w:cs="Arial"/>
              </w:rPr>
              <w:t xml:space="preserve"> con éxito</w:t>
            </w:r>
            <w:r>
              <w:rPr>
                <w:rFonts w:ascii="Arial" w:hAnsi="Arial" w:cs="Arial"/>
              </w:rPr>
              <w:t>.</w:t>
            </w:r>
          </w:p>
        </w:tc>
      </w:tr>
      <w:tr w:rsidR="00D117D2" w14:paraId="650B0132"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8050DF1" w14:textId="77777777" w:rsidR="00D117D2" w:rsidRDefault="00D117D2" w:rsidP="006B62F8">
            <w:pPr>
              <w:spacing w:line="276" w:lineRule="auto"/>
              <w:jc w:val="both"/>
              <w:rPr>
                <w:rFonts w:ascii="Arial" w:hAnsi="Arial" w:cs="Arial"/>
              </w:rPr>
            </w:pPr>
            <w:r>
              <w:rPr>
                <w:rFonts w:ascii="Arial" w:hAnsi="Arial" w:cs="Arial"/>
              </w:rPr>
              <w:t>Extensiones</w:t>
            </w:r>
          </w:p>
        </w:tc>
        <w:tc>
          <w:tcPr>
            <w:tcW w:w="6089" w:type="dxa"/>
            <w:tcBorders>
              <w:top w:val="single" w:sz="4" w:space="0" w:color="5B9BD5"/>
              <w:left w:val="single" w:sz="4" w:space="0" w:color="5B9BD5"/>
              <w:bottom w:val="single" w:sz="4" w:space="0" w:color="5B9BD5"/>
              <w:right w:val="single" w:sz="4" w:space="0" w:color="5B9BD5"/>
            </w:tcBorders>
          </w:tcPr>
          <w:p w14:paraId="74F4DF84" w14:textId="77777777" w:rsidR="00D117D2" w:rsidRPr="007D2FE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7D2FE2">
              <w:rPr>
                <w:rFonts w:ascii="Arial" w:hAnsi="Arial" w:cs="Arial"/>
                <w:sz w:val="21"/>
                <w:szCs w:val="21"/>
              </w:rPr>
              <w:t>2a. El usuario ingresa datos incorrectos en algún campo del formulario.</w:t>
            </w:r>
          </w:p>
          <w:p w14:paraId="712FCCA7" w14:textId="2F036893" w:rsidR="00D117D2" w:rsidRPr="007D2FE2" w:rsidRDefault="00D117D2" w:rsidP="00C03FFB">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7D2FE2">
              <w:rPr>
                <w:rFonts w:ascii="Arial" w:hAnsi="Arial" w:cs="Arial"/>
                <w:sz w:val="21"/>
                <w:szCs w:val="21"/>
              </w:rPr>
              <w:t>2a.1 El sistema muestra un aviso junto al campo para que el usuario revise los datos introducidos.</w:t>
            </w:r>
          </w:p>
          <w:p w14:paraId="51CB0CB1" w14:textId="77777777" w:rsidR="00D117D2" w:rsidRPr="007D2FE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7D2FE2">
              <w:rPr>
                <w:rFonts w:ascii="Arial" w:hAnsi="Arial" w:cs="Arial"/>
                <w:sz w:val="21"/>
                <w:szCs w:val="21"/>
              </w:rPr>
              <w:t>2b. El usuario hace clic sobre un campo obligatorio, borra el dato existente, no introduce ningún dato y hace clic en otro campo del formulario.</w:t>
            </w:r>
          </w:p>
          <w:p w14:paraId="5A168B45" w14:textId="77777777" w:rsidR="00D117D2" w:rsidRDefault="00D117D2" w:rsidP="00C03FFB">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7D2FE2">
              <w:rPr>
                <w:rFonts w:ascii="Arial" w:hAnsi="Arial" w:cs="Arial"/>
                <w:sz w:val="21"/>
                <w:szCs w:val="21"/>
              </w:rPr>
              <w:t>2b.1 El sistema muestra un aviso junto al campo para que el usuario introduzca datos.</w:t>
            </w:r>
          </w:p>
          <w:p w14:paraId="2DE9C124" w14:textId="77777777" w:rsidR="007D2FE2" w:rsidRPr="00455A2B" w:rsidRDefault="007D2FE2" w:rsidP="007D2FE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455A2B">
              <w:rPr>
                <w:rFonts w:ascii="Arial" w:hAnsi="Arial" w:cs="Arial"/>
                <w:sz w:val="21"/>
                <w:szCs w:val="21"/>
              </w:rPr>
              <w:t>4a. El usuario ha dejado introducido un dato incorrecto.</w:t>
            </w:r>
          </w:p>
          <w:p w14:paraId="7BA34B34" w14:textId="05EC55A2" w:rsidR="007D2FE2" w:rsidRPr="00455A2B" w:rsidRDefault="007D2FE2" w:rsidP="007D2FE2">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455A2B">
              <w:rPr>
                <w:rFonts w:ascii="Arial" w:hAnsi="Arial" w:cs="Arial"/>
                <w:sz w:val="21"/>
                <w:szCs w:val="21"/>
              </w:rPr>
              <w:t>4a.1 El sistema no ejecuta la acción “Guardar”</w:t>
            </w:r>
            <w:r w:rsidR="009366BC">
              <w:rPr>
                <w:rFonts w:ascii="Arial" w:hAnsi="Arial" w:cs="Arial"/>
                <w:sz w:val="21"/>
                <w:szCs w:val="21"/>
              </w:rPr>
              <w:t>, y muestra un aviso junto a los campos erróneos para que el usuario revise los datos introducidos</w:t>
            </w:r>
            <w:r w:rsidRPr="00455A2B">
              <w:rPr>
                <w:rFonts w:ascii="Arial" w:hAnsi="Arial" w:cs="Arial"/>
                <w:sz w:val="21"/>
                <w:szCs w:val="21"/>
              </w:rPr>
              <w:t>.</w:t>
            </w:r>
          </w:p>
          <w:p w14:paraId="428914E2" w14:textId="77777777" w:rsidR="007D2FE2" w:rsidRPr="00455A2B" w:rsidRDefault="007D2FE2" w:rsidP="007D2FE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455A2B">
              <w:rPr>
                <w:rFonts w:ascii="Arial" w:hAnsi="Arial" w:cs="Arial"/>
                <w:sz w:val="21"/>
                <w:szCs w:val="21"/>
              </w:rPr>
              <w:t>5a. El sistema no puede acceder a la base de datos.</w:t>
            </w:r>
          </w:p>
          <w:p w14:paraId="75B2BD09" w14:textId="1FF2F9D8" w:rsidR="007D2FE2" w:rsidRDefault="007D2FE2" w:rsidP="007D2FE2">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5A2B">
              <w:rPr>
                <w:rFonts w:ascii="Arial" w:hAnsi="Arial" w:cs="Arial"/>
                <w:sz w:val="21"/>
                <w:szCs w:val="21"/>
              </w:rPr>
              <w:t>5a.1 El sistema muestra un aviso de lo sucedido.</w:t>
            </w:r>
          </w:p>
        </w:tc>
      </w:tr>
      <w:tr w:rsidR="00D117D2" w14:paraId="43895073"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239CFF9" w14:textId="77777777" w:rsidR="00D117D2" w:rsidRDefault="00D117D2" w:rsidP="006B62F8">
            <w:pPr>
              <w:spacing w:line="276" w:lineRule="auto"/>
              <w:jc w:val="both"/>
              <w:rPr>
                <w:rFonts w:ascii="Arial" w:hAnsi="Arial" w:cs="Arial"/>
              </w:rPr>
            </w:pPr>
            <w:r>
              <w:rPr>
                <w:rFonts w:ascii="Arial" w:hAnsi="Arial" w:cs="Arial"/>
              </w:rPr>
              <w:t>Comentarios</w:t>
            </w:r>
          </w:p>
        </w:tc>
        <w:tc>
          <w:tcPr>
            <w:tcW w:w="6089" w:type="dxa"/>
            <w:tcBorders>
              <w:top w:val="single" w:sz="4" w:space="0" w:color="5B9BD5"/>
              <w:left w:val="single" w:sz="4" w:space="0" w:color="5B9BD5"/>
              <w:bottom w:val="single" w:sz="4" w:space="0" w:color="5B9BD5"/>
              <w:right w:val="single" w:sz="4" w:space="0" w:color="5B9BD5"/>
            </w:tcBorders>
          </w:tcPr>
          <w:p w14:paraId="2EEC8A7B"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05E0155C" w14:textId="77777777" w:rsidR="00D117D2" w:rsidRDefault="00D117D2" w:rsidP="00D117D2">
      <w:pPr>
        <w:jc w:val="both"/>
        <w:rPr>
          <w:rFonts w:ascii="Arial" w:hAnsi="Arial" w:cs="Arial"/>
        </w:rPr>
      </w:pPr>
    </w:p>
    <w:p w14:paraId="00A02C23" w14:textId="72ED0E7C" w:rsidR="00D117D2" w:rsidRDefault="009531F8" w:rsidP="009531F8">
      <w:pPr>
        <w:jc w:val="center"/>
        <w:rPr>
          <w:rFonts w:ascii="Arial" w:hAnsi="Arial" w:cs="Arial"/>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3</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Eliminar</w:t>
      </w:r>
      <w:r w:rsidRPr="00634A2D">
        <w:rPr>
          <w:rFonts w:ascii="Arial" w:hAnsi="Arial" w:cs="Arial"/>
          <w:i/>
          <w:iCs/>
          <w:color w:val="595959" w:themeColor="text1" w:themeTint="A6"/>
        </w:rPr>
        <w:t xml:space="preserve"> Artículo</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089"/>
      </w:tblGrid>
      <w:tr w:rsidR="00D117D2" w14:paraId="4FDF131E"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1BC9F9A8" w14:textId="77777777" w:rsidR="00D117D2" w:rsidRDefault="00D117D2" w:rsidP="006B62F8">
            <w:pPr>
              <w:spacing w:line="276" w:lineRule="auto"/>
              <w:jc w:val="both"/>
              <w:rPr>
                <w:rFonts w:ascii="Arial" w:hAnsi="Arial" w:cs="Arial"/>
              </w:rPr>
            </w:pPr>
            <w:r>
              <w:rPr>
                <w:rFonts w:ascii="Arial" w:hAnsi="Arial" w:cs="Arial"/>
              </w:rPr>
              <w:t>Identificación</w:t>
            </w:r>
          </w:p>
        </w:tc>
        <w:tc>
          <w:tcPr>
            <w:tcW w:w="6089" w:type="dxa"/>
            <w:tcBorders>
              <w:top w:val="single" w:sz="4" w:space="0" w:color="5B9BD5"/>
              <w:left w:val="single" w:sz="4" w:space="0" w:color="5B9BD5"/>
              <w:bottom w:val="single" w:sz="4" w:space="0" w:color="5B9BD5"/>
              <w:right w:val="single" w:sz="4" w:space="0" w:color="5B9BD5"/>
            </w:tcBorders>
          </w:tcPr>
          <w:p w14:paraId="2E7B6BB0" w14:textId="77777777" w:rsidR="00D117D2" w:rsidRPr="00872B4D"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872B4D">
              <w:rPr>
                <w:rFonts w:ascii="Arial" w:hAnsi="Arial" w:cs="Arial"/>
              </w:rPr>
              <w:t>CU00</w:t>
            </w:r>
            <w:r>
              <w:rPr>
                <w:rFonts w:ascii="Arial" w:hAnsi="Arial" w:cs="Arial"/>
              </w:rPr>
              <w:t>3</w:t>
            </w:r>
          </w:p>
        </w:tc>
      </w:tr>
      <w:tr w:rsidR="00D117D2" w14:paraId="37E8F81D"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3BED55BB" w14:textId="77777777" w:rsidR="00D117D2" w:rsidRDefault="00D117D2" w:rsidP="006B62F8">
            <w:pPr>
              <w:spacing w:line="276" w:lineRule="auto"/>
              <w:jc w:val="both"/>
              <w:rPr>
                <w:rFonts w:ascii="Arial" w:hAnsi="Arial" w:cs="Arial"/>
              </w:rPr>
            </w:pPr>
            <w:r>
              <w:rPr>
                <w:rFonts w:ascii="Arial" w:hAnsi="Arial" w:cs="Arial"/>
              </w:rPr>
              <w:t>Nombre</w:t>
            </w:r>
          </w:p>
        </w:tc>
        <w:tc>
          <w:tcPr>
            <w:tcW w:w="6089" w:type="dxa"/>
            <w:tcBorders>
              <w:top w:val="single" w:sz="4" w:space="0" w:color="5B9BD5"/>
              <w:left w:val="single" w:sz="4" w:space="0" w:color="5B9BD5"/>
              <w:bottom w:val="single" w:sz="4" w:space="0" w:color="5B9BD5"/>
              <w:right w:val="single" w:sz="4" w:space="0" w:color="5B9BD5"/>
            </w:tcBorders>
          </w:tcPr>
          <w:p w14:paraId="1AFEB16A"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Eliminar Artículo</w:t>
            </w:r>
          </w:p>
        </w:tc>
      </w:tr>
      <w:tr w:rsidR="00D117D2" w14:paraId="66D2E3C6"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F834ABF" w14:textId="77777777" w:rsidR="00D117D2" w:rsidRDefault="00D117D2" w:rsidP="006B62F8">
            <w:pPr>
              <w:spacing w:line="276" w:lineRule="auto"/>
              <w:jc w:val="both"/>
              <w:rPr>
                <w:rFonts w:ascii="Arial" w:hAnsi="Arial" w:cs="Arial"/>
              </w:rPr>
            </w:pPr>
            <w:r>
              <w:rPr>
                <w:rFonts w:ascii="Arial" w:hAnsi="Arial" w:cs="Arial"/>
              </w:rPr>
              <w:lastRenderedPageBreak/>
              <w:t>Actor principal</w:t>
            </w:r>
          </w:p>
        </w:tc>
        <w:tc>
          <w:tcPr>
            <w:tcW w:w="6089" w:type="dxa"/>
            <w:tcBorders>
              <w:top w:val="single" w:sz="4" w:space="0" w:color="5B9BD5"/>
              <w:left w:val="single" w:sz="4" w:space="0" w:color="5B9BD5"/>
              <w:bottom w:val="single" w:sz="4" w:space="0" w:color="5B9BD5"/>
              <w:right w:val="single" w:sz="4" w:space="0" w:color="5B9BD5"/>
            </w:tcBorders>
          </w:tcPr>
          <w:p w14:paraId="6AD775E6"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Administrador</w:t>
            </w:r>
          </w:p>
        </w:tc>
      </w:tr>
      <w:tr w:rsidR="00D117D2" w14:paraId="1D585882"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379206F"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089" w:type="dxa"/>
            <w:tcBorders>
              <w:top w:val="single" w:sz="4" w:space="0" w:color="5B9BD5"/>
              <w:left w:val="single" w:sz="4" w:space="0" w:color="5B9BD5"/>
              <w:bottom w:val="single" w:sz="4" w:space="0" w:color="5B9BD5"/>
              <w:right w:val="single" w:sz="4" w:space="0" w:color="5B9BD5"/>
            </w:tcBorders>
          </w:tcPr>
          <w:p w14:paraId="18DE25AF"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1F090ADA"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614833F7" w14:textId="77777777" w:rsidR="00D117D2" w:rsidRDefault="00D117D2" w:rsidP="006B62F8">
            <w:pPr>
              <w:spacing w:line="276" w:lineRule="auto"/>
              <w:jc w:val="both"/>
              <w:rPr>
                <w:rFonts w:ascii="Arial" w:hAnsi="Arial" w:cs="Arial"/>
              </w:rPr>
            </w:pPr>
            <w:r>
              <w:rPr>
                <w:rFonts w:ascii="Arial" w:hAnsi="Arial" w:cs="Arial"/>
              </w:rPr>
              <w:t>Descripción</w:t>
            </w:r>
          </w:p>
        </w:tc>
        <w:tc>
          <w:tcPr>
            <w:tcW w:w="6089" w:type="dxa"/>
            <w:tcBorders>
              <w:top w:val="single" w:sz="4" w:space="0" w:color="5B9BD5"/>
              <w:left w:val="single" w:sz="4" w:space="0" w:color="5B9BD5"/>
              <w:bottom w:val="single" w:sz="4" w:space="0" w:color="5B9BD5"/>
              <w:right w:val="single" w:sz="4" w:space="0" w:color="5B9BD5"/>
            </w:tcBorders>
          </w:tcPr>
          <w:p w14:paraId="29FE622C"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administradores </w:t>
            </w:r>
            <w:r w:rsidRPr="000A30BD">
              <w:rPr>
                <w:rFonts w:ascii="Arial" w:hAnsi="Arial" w:cs="Arial"/>
              </w:rPr>
              <w:t xml:space="preserve">de la tienda </w:t>
            </w:r>
            <w:r>
              <w:rPr>
                <w:rFonts w:ascii="Arial" w:hAnsi="Arial" w:cs="Arial"/>
              </w:rPr>
              <w:t xml:space="preserve">eliminar </w:t>
            </w:r>
            <w:r w:rsidRPr="000A30BD">
              <w:rPr>
                <w:rFonts w:ascii="Arial" w:hAnsi="Arial" w:cs="Arial"/>
              </w:rPr>
              <w:t xml:space="preserve">un artículo </w:t>
            </w:r>
            <w:r>
              <w:rPr>
                <w:rFonts w:ascii="Arial" w:hAnsi="Arial" w:cs="Arial"/>
              </w:rPr>
              <w:t xml:space="preserve">de </w:t>
            </w:r>
            <w:r w:rsidRPr="000A30BD">
              <w:rPr>
                <w:rFonts w:ascii="Arial" w:hAnsi="Arial" w:cs="Arial"/>
              </w:rPr>
              <w:t>la base de datos.</w:t>
            </w:r>
          </w:p>
        </w:tc>
      </w:tr>
      <w:tr w:rsidR="00D117D2" w14:paraId="7AA03C15"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38F21102" w14:textId="77777777" w:rsidR="00D117D2" w:rsidRDefault="00D117D2" w:rsidP="006B62F8">
            <w:pPr>
              <w:spacing w:line="276" w:lineRule="auto"/>
              <w:jc w:val="both"/>
              <w:rPr>
                <w:rFonts w:ascii="Arial" w:hAnsi="Arial" w:cs="Arial"/>
              </w:rPr>
            </w:pPr>
            <w:r>
              <w:rPr>
                <w:rFonts w:ascii="Arial" w:hAnsi="Arial" w:cs="Arial"/>
              </w:rPr>
              <w:t>Evento de activación</w:t>
            </w:r>
          </w:p>
        </w:tc>
        <w:tc>
          <w:tcPr>
            <w:tcW w:w="6089" w:type="dxa"/>
            <w:tcBorders>
              <w:top w:val="single" w:sz="4" w:space="0" w:color="5B9BD5"/>
              <w:left w:val="single" w:sz="4" w:space="0" w:color="5B9BD5"/>
              <w:bottom w:val="single" w:sz="4" w:space="0" w:color="5B9BD5"/>
              <w:right w:val="single" w:sz="4" w:space="0" w:color="5B9BD5"/>
            </w:tcBorders>
          </w:tcPr>
          <w:p w14:paraId="39833BF7"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 xml:space="preserve">Eliminar </w:t>
            </w:r>
            <w:r w:rsidRPr="00F66DCF">
              <w:rPr>
                <w:rFonts w:ascii="Arial" w:hAnsi="Arial" w:cs="Arial"/>
                <w:i/>
                <w:iCs/>
              </w:rPr>
              <w:t>Artículo</w:t>
            </w:r>
            <w:r>
              <w:rPr>
                <w:rFonts w:ascii="Arial" w:hAnsi="Arial" w:cs="Arial"/>
              </w:rPr>
              <w:t>” que se encuentra al lado de cada artículo de la lista.</w:t>
            </w:r>
          </w:p>
        </w:tc>
      </w:tr>
      <w:tr w:rsidR="00D117D2" w14:paraId="76379B0C"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02DEB29" w14:textId="77777777" w:rsidR="00D117D2" w:rsidRDefault="00D117D2" w:rsidP="006B62F8">
            <w:pPr>
              <w:spacing w:line="276" w:lineRule="auto"/>
              <w:jc w:val="both"/>
              <w:rPr>
                <w:rFonts w:ascii="Arial" w:hAnsi="Arial" w:cs="Arial"/>
              </w:rPr>
            </w:pPr>
            <w:r>
              <w:rPr>
                <w:rFonts w:ascii="Arial" w:hAnsi="Arial" w:cs="Arial"/>
              </w:rPr>
              <w:t>Precondiciones</w:t>
            </w:r>
          </w:p>
        </w:tc>
        <w:tc>
          <w:tcPr>
            <w:tcW w:w="6089" w:type="dxa"/>
            <w:tcBorders>
              <w:top w:val="single" w:sz="4" w:space="0" w:color="5B9BD5"/>
              <w:left w:val="single" w:sz="4" w:space="0" w:color="5B9BD5"/>
              <w:bottom w:val="single" w:sz="4" w:space="0" w:color="5B9BD5"/>
              <w:right w:val="single" w:sz="4" w:space="0" w:color="5B9BD5"/>
            </w:tcBorders>
          </w:tcPr>
          <w:p w14:paraId="2CA375B6"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p w14:paraId="15E79DAA"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está en la consulta de artículos.</w:t>
            </w:r>
          </w:p>
          <w:p w14:paraId="71982E5D"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Existe al menos un artículo dado de alta en la base de datos.</w:t>
            </w:r>
          </w:p>
        </w:tc>
      </w:tr>
      <w:tr w:rsidR="00D117D2" w14:paraId="27838378"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E43FF8A" w14:textId="77777777" w:rsidR="00D117D2" w:rsidRDefault="00D117D2" w:rsidP="006B62F8">
            <w:pPr>
              <w:spacing w:line="276" w:lineRule="auto"/>
              <w:jc w:val="both"/>
              <w:rPr>
                <w:rFonts w:ascii="Arial" w:hAnsi="Arial" w:cs="Arial"/>
              </w:rPr>
            </w:pPr>
            <w:r>
              <w:rPr>
                <w:rFonts w:ascii="Arial" w:hAnsi="Arial" w:cs="Arial"/>
              </w:rPr>
              <w:t>Garantías si éxito</w:t>
            </w:r>
          </w:p>
        </w:tc>
        <w:tc>
          <w:tcPr>
            <w:tcW w:w="6089" w:type="dxa"/>
            <w:tcBorders>
              <w:top w:val="single" w:sz="4" w:space="0" w:color="5B9BD5"/>
              <w:left w:val="single" w:sz="4" w:space="0" w:color="5B9BD5"/>
              <w:bottom w:val="single" w:sz="4" w:space="0" w:color="5B9BD5"/>
              <w:right w:val="single" w:sz="4" w:space="0" w:color="5B9BD5"/>
            </w:tcBorders>
          </w:tcPr>
          <w:p w14:paraId="4FCCF51F" w14:textId="77777777" w:rsidR="00EE3816" w:rsidRDefault="00EE3816" w:rsidP="00EE3816">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El sistema pone a Falso el campo “Activo” del artículo en la base de </w:t>
            </w:r>
            <w:commentRangeStart w:id="31"/>
            <w:commentRangeStart w:id="32"/>
            <w:commentRangeStart w:id="33"/>
            <w:commentRangeStart w:id="34"/>
            <w:commentRangeStart w:id="35"/>
            <w:commentRangeStart w:id="36"/>
            <w:commentRangeStart w:id="37"/>
            <w:r>
              <w:rPr>
                <w:rFonts w:ascii="Arial" w:hAnsi="Arial" w:cs="Arial"/>
              </w:rPr>
              <w:t>datos</w:t>
            </w:r>
            <w:commentRangeEnd w:id="31"/>
            <w:r>
              <w:rPr>
                <w:rStyle w:val="Refdecomentario"/>
                <w:rFonts w:ascii="Arial" w:hAnsi="Arial" w:cs="Arial"/>
                <w:sz w:val="22"/>
                <w:szCs w:val="22"/>
              </w:rPr>
              <w:commentReference w:id="31"/>
            </w:r>
            <w:commentRangeEnd w:id="32"/>
            <w:r w:rsidR="00D117D2">
              <w:rPr>
                <w:rStyle w:val="Refdecomentario"/>
                <w:rFonts w:ascii="Arial" w:hAnsi="Arial" w:cs="Arial"/>
                <w:sz w:val="22"/>
                <w:szCs w:val="22"/>
              </w:rPr>
              <w:commentReference w:id="32"/>
            </w:r>
            <w:commentRangeEnd w:id="33"/>
            <w:r w:rsidR="00D117D2">
              <w:rPr>
                <w:rStyle w:val="Refdecomentario"/>
                <w:rFonts w:ascii="Arial" w:hAnsi="Arial" w:cs="Arial"/>
                <w:sz w:val="22"/>
                <w:szCs w:val="22"/>
              </w:rPr>
              <w:commentReference w:id="33"/>
            </w:r>
            <w:commentRangeEnd w:id="34"/>
            <w:r w:rsidR="00EC74E1">
              <w:rPr>
                <w:rStyle w:val="Refdecomentario"/>
                <w:rFonts w:ascii="Arial" w:hAnsi="Arial" w:cs="Arial"/>
                <w:sz w:val="22"/>
                <w:szCs w:val="22"/>
              </w:rPr>
              <w:commentReference w:id="34"/>
            </w:r>
            <w:commentRangeEnd w:id="35"/>
            <w:r w:rsidR="00223D44">
              <w:rPr>
                <w:rStyle w:val="Refdecomentario"/>
                <w:rFonts w:ascii="Arial" w:hAnsi="Arial" w:cs="Arial"/>
                <w:sz w:val="22"/>
                <w:szCs w:val="22"/>
              </w:rPr>
              <w:commentReference w:id="35"/>
            </w:r>
            <w:commentRangeEnd w:id="36"/>
            <w:r w:rsidR="00702693">
              <w:rPr>
                <w:rStyle w:val="Refdecomentario"/>
                <w:rFonts w:ascii="Arial" w:hAnsi="Arial" w:cs="Arial"/>
                <w:sz w:val="22"/>
                <w:szCs w:val="22"/>
              </w:rPr>
              <w:commentReference w:id="36"/>
            </w:r>
            <w:commentRangeEnd w:id="37"/>
            <w:r w:rsidR="00000000">
              <w:rPr>
                <w:rStyle w:val="Refdecomentario"/>
                <w:rFonts w:ascii="Arial" w:hAnsi="Arial" w:cs="Arial"/>
                <w:sz w:val="22"/>
                <w:szCs w:val="22"/>
              </w:rPr>
              <w:commentReference w:id="37"/>
            </w:r>
            <w:r>
              <w:rPr>
                <w:rFonts w:ascii="Arial" w:hAnsi="Arial" w:cs="Arial"/>
              </w:rPr>
              <w:t>.</w:t>
            </w:r>
          </w:p>
          <w:p w14:paraId="573BADB3" w14:textId="04E4771D" w:rsidR="00D117D2" w:rsidRDefault="00EE3816" w:rsidP="00EE3816">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avisa al usuario de que el artículo se ha eliminado correctamente.</w:t>
            </w:r>
          </w:p>
        </w:tc>
      </w:tr>
      <w:tr w:rsidR="00D117D2" w14:paraId="7438DF00"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B576B75"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089" w:type="dxa"/>
            <w:tcBorders>
              <w:top w:val="single" w:sz="4" w:space="0" w:color="5B9BD5"/>
              <w:left w:val="single" w:sz="4" w:space="0" w:color="5B9BD5"/>
              <w:bottom w:val="single" w:sz="4" w:space="0" w:color="5B9BD5"/>
              <w:right w:val="single" w:sz="4" w:space="0" w:color="5B9BD5"/>
            </w:tcBorders>
          </w:tcPr>
          <w:p w14:paraId="63C251AD"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30C44286"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14146566"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4CFF86A"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089" w:type="dxa"/>
            <w:tcBorders>
              <w:top w:val="single" w:sz="4" w:space="0" w:color="5B9BD5"/>
              <w:left w:val="single" w:sz="4" w:space="0" w:color="5B9BD5"/>
              <w:bottom w:val="single" w:sz="4" w:space="0" w:color="5B9BD5"/>
              <w:right w:val="single" w:sz="4" w:space="0" w:color="5B9BD5"/>
            </w:tcBorders>
          </w:tcPr>
          <w:p w14:paraId="6777AC2F" w14:textId="77777777" w:rsidR="00EE3816" w:rsidRDefault="00EE3816" w:rsidP="00EE3816">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F74430">
              <w:rPr>
                <w:rFonts w:ascii="Arial" w:hAnsi="Arial" w:cs="Arial"/>
              </w:rPr>
              <w:t xml:space="preserve"> </w:t>
            </w:r>
            <w:r>
              <w:rPr>
                <w:rFonts w:ascii="Arial" w:hAnsi="Arial" w:cs="Arial"/>
              </w:rPr>
              <w:t>verifica que el artículo no tenga stock.</w:t>
            </w:r>
          </w:p>
          <w:p w14:paraId="75157EF5" w14:textId="77777777" w:rsidR="00EE3816" w:rsidRDefault="00EE3816" w:rsidP="00EE3816">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 El sistema muestra un diálogo de confirmación antes de eliminar el artículo.</w:t>
            </w:r>
          </w:p>
          <w:p w14:paraId="54B46ED2" w14:textId="77777777" w:rsidR="00EE3816" w:rsidRDefault="00EE3816" w:rsidP="00EE3816">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 El usuario selecciona la opción de “</w:t>
            </w:r>
            <w:r w:rsidRPr="00495FE4">
              <w:rPr>
                <w:rFonts w:ascii="Arial" w:hAnsi="Arial" w:cs="Arial"/>
                <w:i/>
                <w:iCs/>
              </w:rPr>
              <w:t>Confirmar</w:t>
            </w:r>
            <w:r>
              <w:rPr>
                <w:rFonts w:ascii="Arial" w:hAnsi="Arial" w:cs="Arial"/>
              </w:rPr>
              <w:t>”.</w:t>
            </w:r>
          </w:p>
          <w:p w14:paraId="290C44D5" w14:textId="77777777" w:rsidR="00EE3816" w:rsidRDefault="00EE3816" w:rsidP="00EE3816">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4. El sistema pone a Falso el campo “Activo” del </w:t>
            </w:r>
            <w:r w:rsidRPr="00604C9D">
              <w:rPr>
                <w:rFonts w:ascii="Arial" w:hAnsi="Arial" w:cs="Arial"/>
              </w:rPr>
              <w:t>artículo en la base de datos</w:t>
            </w:r>
            <w:r>
              <w:rPr>
                <w:rFonts w:ascii="Arial" w:hAnsi="Arial" w:cs="Arial"/>
              </w:rPr>
              <w:t>.</w:t>
            </w:r>
          </w:p>
          <w:p w14:paraId="5F4924C4" w14:textId="56B97159" w:rsidR="00D117D2" w:rsidRDefault="00EE3816" w:rsidP="00EE3816">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5. El sistema </w:t>
            </w:r>
            <w:r w:rsidRPr="00604C9D">
              <w:rPr>
                <w:rFonts w:ascii="Arial" w:hAnsi="Arial" w:cs="Arial"/>
              </w:rPr>
              <w:t xml:space="preserve">muestra una confirmación de que el artículo se ha </w:t>
            </w:r>
            <w:r>
              <w:rPr>
                <w:rFonts w:ascii="Arial" w:hAnsi="Arial" w:cs="Arial"/>
              </w:rPr>
              <w:t>eliminado</w:t>
            </w:r>
            <w:r w:rsidRPr="00604C9D">
              <w:rPr>
                <w:rFonts w:ascii="Arial" w:hAnsi="Arial" w:cs="Arial"/>
              </w:rPr>
              <w:t xml:space="preserve"> </w:t>
            </w:r>
            <w:r>
              <w:rPr>
                <w:rFonts w:ascii="Arial" w:hAnsi="Arial" w:cs="Arial"/>
              </w:rPr>
              <w:t>de la base de datos.</w:t>
            </w:r>
          </w:p>
        </w:tc>
      </w:tr>
      <w:tr w:rsidR="00D117D2" w14:paraId="48FDCC58"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6D82A6A2" w14:textId="77777777" w:rsidR="00D117D2" w:rsidRDefault="00D117D2" w:rsidP="006B62F8">
            <w:pPr>
              <w:spacing w:line="276" w:lineRule="auto"/>
              <w:jc w:val="both"/>
              <w:rPr>
                <w:rFonts w:ascii="Arial" w:hAnsi="Arial" w:cs="Arial"/>
              </w:rPr>
            </w:pPr>
            <w:r>
              <w:rPr>
                <w:rFonts w:ascii="Arial" w:hAnsi="Arial" w:cs="Arial"/>
              </w:rPr>
              <w:t>Extensiones</w:t>
            </w:r>
          </w:p>
        </w:tc>
        <w:tc>
          <w:tcPr>
            <w:tcW w:w="6089" w:type="dxa"/>
            <w:tcBorders>
              <w:top w:val="single" w:sz="4" w:space="0" w:color="5B9BD5"/>
              <w:left w:val="single" w:sz="4" w:space="0" w:color="5B9BD5"/>
              <w:bottom w:val="single" w:sz="4" w:space="0" w:color="5B9BD5"/>
              <w:right w:val="single" w:sz="4" w:space="0" w:color="5B9BD5"/>
            </w:tcBorders>
          </w:tcPr>
          <w:p w14:paraId="48E8A353" w14:textId="77777777" w:rsidR="00EE3816" w:rsidRDefault="00EE3816" w:rsidP="00EE3816">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1a. El artículo tiene stock.</w:t>
            </w:r>
          </w:p>
          <w:p w14:paraId="4AB626DD" w14:textId="1FCE7C6D" w:rsidR="00D117D2" w:rsidRDefault="00EE3816" w:rsidP="00EE3816">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1a1. El sistema muestra un aviso al usuario que no se puede eliminar el artículo porque aún tiene stock.</w:t>
            </w:r>
          </w:p>
        </w:tc>
      </w:tr>
      <w:tr w:rsidR="00D117D2" w14:paraId="64091B0E"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B952090" w14:textId="77777777" w:rsidR="00D117D2" w:rsidRDefault="00D117D2" w:rsidP="006B62F8">
            <w:pPr>
              <w:spacing w:line="276" w:lineRule="auto"/>
              <w:jc w:val="both"/>
              <w:rPr>
                <w:rFonts w:ascii="Arial" w:hAnsi="Arial" w:cs="Arial"/>
              </w:rPr>
            </w:pPr>
            <w:r>
              <w:rPr>
                <w:rFonts w:ascii="Arial" w:hAnsi="Arial" w:cs="Arial"/>
              </w:rPr>
              <w:t>Comentarios</w:t>
            </w:r>
          </w:p>
        </w:tc>
        <w:tc>
          <w:tcPr>
            <w:tcW w:w="6089" w:type="dxa"/>
            <w:tcBorders>
              <w:top w:val="single" w:sz="4" w:space="0" w:color="5B9BD5"/>
              <w:left w:val="single" w:sz="4" w:space="0" w:color="5B9BD5"/>
              <w:bottom w:val="single" w:sz="4" w:space="0" w:color="5B9BD5"/>
              <w:right w:val="single" w:sz="4" w:space="0" w:color="5B9BD5"/>
            </w:tcBorders>
          </w:tcPr>
          <w:p w14:paraId="330F10ED"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4C5FC273" w14:textId="77777777" w:rsidR="00D117D2" w:rsidRDefault="00D117D2" w:rsidP="00D117D2">
      <w:pPr>
        <w:jc w:val="both"/>
        <w:rPr>
          <w:rFonts w:ascii="Arial" w:hAnsi="Arial" w:cs="Arial"/>
        </w:rPr>
      </w:pPr>
    </w:p>
    <w:p w14:paraId="10B391DE" w14:textId="16A5EFF7" w:rsidR="00D117D2" w:rsidRDefault="006528CD" w:rsidP="006528CD">
      <w:pPr>
        <w:jc w:val="center"/>
        <w:rPr>
          <w:rFonts w:ascii="Arial" w:hAnsi="Arial" w:cs="Arial"/>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4</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Consultar</w:t>
      </w:r>
      <w:r w:rsidRPr="00634A2D">
        <w:rPr>
          <w:rFonts w:ascii="Arial" w:hAnsi="Arial" w:cs="Arial"/>
          <w:i/>
          <w:iCs/>
          <w:color w:val="595959" w:themeColor="text1" w:themeTint="A6"/>
        </w:rPr>
        <w:t xml:space="preserve"> Artículo</w:t>
      </w:r>
      <w:r>
        <w:rPr>
          <w:rFonts w:ascii="Arial" w:hAnsi="Arial" w:cs="Arial"/>
          <w:i/>
          <w:iCs/>
          <w:color w:val="595959" w:themeColor="text1" w:themeTint="A6"/>
        </w:rPr>
        <w:t>s</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089"/>
      </w:tblGrid>
      <w:tr w:rsidR="00D117D2" w14:paraId="1C0DDFC6"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53EFAE31" w14:textId="77777777" w:rsidR="00D117D2" w:rsidRDefault="00D117D2" w:rsidP="006B62F8">
            <w:pPr>
              <w:spacing w:line="276" w:lineRule="auto"/>
              <w:jc w:val="both"/>
              <w:rPr>
                <w:rFonts w:ascii="Arial" w:hAnsi="Arial" w:cs="Arial"/>
              </w:rPr>
            </w:pPr>
            <w:r>
              <w:rPr>
                <w:rFonts w:ascii="Arial" w:hAnsi="Arial" w:cs="Arial"/>
              </w:rPr>
              <w:t>Identificación</w:t>
            </w:r>
          </w:p>
        </w:tc>
        <w:tc>
          <w:tcPr>
            <w:tcW w:w="6089" w:type="dxa"/>
            <w:tcBorders>
              <w:top w:val="single" w:sz="4" w:space="0" w:color="5B9BD5"/>
              <w:left w:val="single" w:sz="4" w:space="0" w:color="5B9BD5"/>
              <w:bottom w:val="single" w:sz="4" w:space="0" w:color="5B9BD5"/>
              <w:right w:val="single" w:sz="4" w:space="0" w:color="5B9BD5"/>
            </w:tcBorders>
          </w:tcPr>
          <w:p w14:paraId="2CFA5EA6" w14:textId="77777777" w:rsidR="00D117D2" w:rsidRPr="00872B4D"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872B4D">
              <w:rPr>
                <w:rFonts w:ascii="Arial" w:hAnsi="Arial" w:cs="Arial"/>
              </w:rPr>
              <w:t>CU00</w:t>
            </w:r>
            <w:r>
              <w:rPr>
                <w:rFonts w:ascii="Arial" w:hAnsi="Arial" w:cs="Arial"/>
              </w:rPr>
              <w:t>4</w:t>
            </w:r>
          </w:p>
        </w:tc>
      </w:tr>
      <w:tr w:rsidR="00D117D2" w14:paraId="2390F350"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5B4E5DC2" w14:textId="77777777" w:rsidR="00D117D2" w:rsidRDefault="00D117D2" w:rsidP="006B62F8">
            <w:pPr>
              <w:spacing w:line="276" w:lineRule="auto"/>
              <w:jc w:val="both"/>
              <w:rPr>
                <w:rFonts w:ascii="Arial" w:hAnsi="Arial" w:cs="Arial"/>
              </w:rPr>
            </w:pPr>
            <w:r>
              <w:rPr>
                <w:rFonts w:ascii="Arial" w:hAnsi="Arial" w:cs="Arial"/>
              </w:rPr>
              <w:t>Nombre</w:t>
            </w:r>
          </w:p>
        </w:tc>
        <w:tc>
          <w:tcPr>
            <w:tcW w:w="6089" w:type="dxa"/>
            <w:tcBorders>
              <w:top w:val="single" w:sz="4" w:space="0" w:color="5B9BD5"/>
              <w:left w:val="single" w:sz="4" w:space="0" w:color="5B9BD5"/>
              <w:bottom w:val="single" w:sz="4" w:space="0" w:color="5B9BD5"/>
              <w:right w:val="single" w:sz="4" w:space="0" w:color="5B9BD5"/>
            </w:tcBorders>
          </w:tcPr>
          <w:p w14:paraId="686FC978"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Consultar Artículos</w:t>
            </w:r>
          </w:p>
        </w:tc>
      </w:tr>
      <w:tr w:rsidR="00D117D2" w14:paraId="371D3B16"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0AD2FB10" w14:textId="77777777" w:rsidR="00D117D2" w:rsidRDefault="00D117D2" w:rsidP="006B62F8">
            <w:pPr>
              <w:spacing w:line="276" w:lineRule="auto"/>
              <w:jc w:val="both"/>
              <w:rPr>
                <w:rFonts w:ascii="Arial" w:hAnsi="Arial" w:cs="Arial"/>
              </w:rPr>
            </w:pPr>
            <w:r>
              <w:rPr>
                <w:rFonts w:ascii="Arial" w:hAnsi="Arial" w:cs="Arial"/>
              </w:rPr>
              <w:t>Actor principal</w:t>
            </w:r>
          </w:p>
        </w:tc>
        <w:tc>
          <w:tcPr>
            <w:tcW w:w="6089" w:type="dxa"/>
            <w:tcBorders>
              <w:top w:val="single" w:sz="4" w:space="0" w:color="5B9BD5"/>
              <w:left w:val="single" w:sz="4" w:space="0" w:color="5B9BD5"/>
              <w:bottom w:val="single" w:sz="4" w:space="0" w:color="5B9BD5"/>
              <w:right w:val="single" w:sz="4" w:space="0" w:color="5B9BD5"/>
            </w:tcBorders>
          </w:tcPr>
          <w:p w14:paraId="5AF654BA"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Administrador</w:t>
            </w:r>
          </w:p>
        </w:tc>
      </w:tr>
      <w:tr w:rsidR="00D117D2" w14:paraId="6506C083"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77709AD3"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089" w:type="dxa"/>
            <w:tcBorders>
              <w:top w:val="single" w:sz="4" w:space="0" w:color="5B9BD5"/>
              <w:left w:val="single" w:sz="4" w:space="0" w:color="5B9BD5"/>
              <w:bottom w:val="single" w:sz="4" w:space="0" w:color="5B9BD5"/>
              <w:right w:val="single" w:sz="4" w:space="0" w:color="5B9BD5"/>
            </w:tcBorders>
          </w:tcPr>
          <w:p w14:paraId="35F076B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Vendedor</w:t>
            </w:r>
          </w:p>
        </w:tc>
      </w:tr>
      <w:tr w:rsidR="00D117D2" w14:paraId="0235B31F"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F145BB9" w14:textId="77777777" w:rsidR="00D117D2" w:rsidRDefault="00D117D2" w:rsidP="006B62F8">
            <w:pPr>
              <w:spacing w:line="276" w:lineRule="auto"/>
              <w:jc w:val="both"/>
              <w:rPr>
                <w:rFonts w:ascii="Arial" w:hAnsi="Arial" w:cs="Arial"/>
              </w:rPr>
            </w:pPr>
            <w:r>
              <w:rPr>
                <w:rFonts w:ascii="Arial" w:hAnsi="Arial" w:cs="Arial"/>
              </w:rPr>
              <w:t>Descripción</w:t>
            </w:r>
          </w:p>
        </w:tc>
        <w:tc>
          <w:tcPr>
            <w:tcW w:w="6089" w:type="dxa"/>
            <w:tcBorders>
              <w:top w:val="single" w:sz="4" w:space="0" w:color="5B9BD5"/>
              <w:left w:val="single" w:sz="4" w:space="0" w:color="5B9BD5"/>
              <w:bottom w:val="single" w:sz="4" w:space="0" w:color="5B9BD5"/>
              <w:right w:val="single" w:sz="4" w:space="0" w:color="5B9BD5"/>
            </w:tcBorders>
          </w:tcPr>
          <w:p w14:paraId="5B0FA4E4"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usuarios </w:t>
            </w:r>
            <w:r w:rsidRPr="000A30BD">
              <w:rPr>
                <w:rFonts w:ascii="Arial" w:hAnsi="Arial" w:cs="Arial"/>
              </w:rPr>
              <w:t xml:space="preserve">de la tienda </w:t>
            </w:r>
            <w:r>
              <w:rPr>
                <w:rFonts w:ascii="Arial" w:hAnsi="Arial" w:cs="Arial"/>
              </w:rPr>
              <w:t xml:space="preserve">consultar la lista de </w:t>
            </w:r>
            <w:r w:rsidRPr="000A30BD">
              <w:rPr>
                <w:rFonts w:ascii="Arial" w:hAnsi="Arial" w:cs="Arial"/>
              </w:rPr>
              <w:t>artículo</w:t>
            </w:r>
            <w:r>
              <w:rPr>
                <w:rFonts w:ascii="Arial" w:hAnsi="Arial" w:cs="Arial"/>
              </w:rPr>
              <w:t>s</w:t>
            </w:r>
            <w:r w:rsidRPr="000A30BD">
              <w:rPr>
                <w:rFonts w:ascii="Arial" w:hAnsi="Arial" w:cs="Arial"/>
              </w:rPr>
              <w:t xml:space="preserve"> </w:t>
            </w:r>
            <w:r>
              <w:rPr>
                <w:rFonts w:ascii="Arial" w:hAnsi="Arial" w:cs="Arial"/>
              </w:rPr>
              <w:t xml:space="preserve">dados de alta en </w:t>
            </w:r>
            <w:r w:rsidRPr="000A30BD">
              <w:rPr>
                <w:rFonts w:ascii="Arial" w:hAnsi="Arial" w:cs="Arial"/>
              </w:rPr>
              <w:t>la base de datos.</w:t>
            </w:r>
          </w:p>
        </w:tc>
      </w:tr>
      <w:tr w:rsidR="00D117D2" w14:paraId="25AA7D85"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61255C24" w14:textId="77777777" w:rsidR="00D117D2" w:rsidRDefault="00D117D2" w:rsidP="006B62F8">
            <w:pPr>
              <w:spacing w:line="276" w:lineRule="auto"/>
              <w:jc w:val="both"/>
              <w:rPr>
                <w:rFonts w:ascii="Arial" w:hAnsi="Arial" w:cs="Arial"/>
              </w:rPr>
            </w:pPr>
            <w:r>
              <w:rPr>
                <w:rFonts w:ascii="Arial" w:hAnsi="Arial" w:cs="Arial"/>
              </w:rPr>
              <w:t>Evento de activación</w:t>
            </w:r>
          </w:p>
        </w:tc>
        <w:tc>
          <w:tcPr>
            <w:tcW w:w="6089" w:type="dxa"/>
            <w:tcBorders>
              <w:top w:val="single" w:sz="4" w:space="0" w:color="5B9BD5"/>
              <w:left w:val="single" w:sz="4" w:space="0" w:color="5B9BD5"/>
              <w:bottom w:val="single" w:sz="4" w:space="0" w:color="5B9BD5"/>
              <w:right w:val="single" w:sz="4" w:space="0" w:color="5B9BD5"/>
            </w:tcBorders>
          </w:tcPr>
          <w:p w14:paraId="714CAD8A"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 xml:space="preserve">Consultar </w:t>
            </w:r>
            <w:r w:rsidRPr="00F66DCF">
              <w:rPr>
                <w:rFonts w:ascii="Arial" w:hAnsi="Arial" w:cs="Arial"/>
                <w:i/>
                <w:iCs/>
              </w:rPr>
              <w:t>Artículo</w:t>
            </w:r>
            <w:r>
              <w:rPr>
                <w:rFonts w:ascii="Arial" w:hAnsi="Arial" w:cs="Arial"/>
                <w:i/>
                <w:iCs/>
              </w:rPr>
              <w:t>s</w:t>
            </w:r>
            <w:r>
              <w:rPr>
                <w:rFonts w:ascii="Arial" w:hAnsi="Arial" w:cs="Arial"/>
              </w:rPr>
              <w:t>”.</w:t>
            </w:r>
          </w:p>
        </w:tc>
      </w:tr>
      <w:tr w:rsidR="00D117D2" w14:paraId="301205B8"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189E30DC" w14:textId="77777777" w:rsidR="00D117D2" w:rsidRDefault="00D117D2" w:rsidP="006B62F8">
            <w:pPr>
              <w:spacing w:line="276" w:lineRule="auto"/>
              <w:jc w:val="both"/>
              <w:rPr>
                <w:rFonts w:ascii="Arial" w:hAnsi="Arial" w:cs="Arial"/>
              </w:rPr>
            </w:pPr>
            <w:r>
              <w:rPr>
                <w:rFonts w:ascii="Arial" w:hAnsi="Arial" w:cs="Arial"/>
              </w:rPr>
              <w:t>Precondiciones</w:t>
            </w:r>
          </w:p>
        </w:tc>
        <w:tc>
          <w:tcPr>
            <w:tcW w:w="6089" w:type="dxa"/>
            <w:tcBorders>
              <w:top w:val="single" w:sz="4" w:space="0" w:color="5B9BD5"/>
              <w:left w:val="single" w:sz="4" w:space="0" w:color="5B9BD5"/>
              <w:bottom w:val="single" w:sz="4" w:space="0" w:color="5B9BD5"/>
              <w:right w:val="single" w:sz="4" w:space="0" w:color="5B9BD5"/>
            </w:tcBorders>
          </w:tcPr>
          <w:p w14:paraId="07C51DB9"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437FCB69"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3E723092" w14:textId="77777777" w:rsidR="00D117D2" w:rsidRDefault="00D117D2" w:rsidP="006B62F8">
            <w:pPr>
              <w:spacing w:line="276" w:lineRule="auto"/>
              <w:jc w:val="both"/>
              <w:rPr>
                <w:rFonts w:ascii="Arial" w:hAnsi="Arial" w:cs="Arial"/>
              </w:rPr>
            </w:pPr>
            <w:r>
              <w:rPr>
                <w:rFonts w:ascii="Arial" w:hAnsi="Arial" w:cs="Arial"/>
              </w:rPr>
              <w:t>Garantías si éxito</w:t>
            </w:r>
          </w:p>
        </w:tc>
        <w:tc>
          <w:tcPr>
            <w:tcW w:w="6089" w:type="dxa"/>
            <w:tcBorders>
              <w:top w:val="single" w:sz="4" w:space="0" w:color="5B9BD5"/>
              <w:left w:val="single" w:sz="4" w:space="0" w:color="5B9BD5"/>
              <w:bottom w:val="single" w:sz="4" w:space="0" w:color="5B9BD5"/>
              <w:right w:val="single" w:sz="4" w:space="0" w:color="5B9BD5"/>
            </w:tcBorders>
          </w:tcPr>
          <w:p w14:paraId="3DBE2AE1"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muestra al usuario el listado de artículos de la base de datos.</w:t>
            </w:r>
          </w:p>
        </w:tc>
      </w:tr>
      <w:tr w:rsidR="00D117D2" w14:paraId="73D4E361"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18AB5489"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089" w:type="dxa"/>
            <w:tcBorders>
              <w:top w:val="single" w:sz="4" w:space="0" w:color="5B9BD5"/>
              <w:left w:val="single" w:sz="4" w:space="0" w:color="5B9BD5"/>
              <w:bottom w:val="single" w:sz="4" w:space="0" w:color="5B9BD5"/>
              <w:right w:val="single" w:sz="4" w:space="0" w:color="5B9BD5"/>
            </w:tcBorders>
          </w:tcPr>
          <w:p w14:paraId="7FD6D9FE"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7075D763"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El usuario puede seguir navegando por la aplicación web, si dispone de conexión a internet.</w:t>
            </w:r>
          </w:p>
        </w:tc>
      </w:tr>
      <w:tr w:rsidR="00D117D2" w14:paraId="4F0D6E01"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4923E82A" w14:textId="77777777" w:rsidR="00D117D2" w:rsidRDefault="00D117D2" w:rsidP="006B62F8">
            <w:pPr>
              <w:spacing w:line="276" w:lineRule="auto"/>
              <w:jc w:val="both"/>
              <w:rPr>
                <w:rFonts w:ascii="Arial" w:hAnsi="Arial" w:cs="Arial"/>
              </w:rPr>
            </w:pPr>
            <w:r>
              <w:rPr>
                <w:rFonts w:ascii="Arial" w:hAnsi="Arial" w:cs="Arial"/>
              </w:rPr>
              <w:lastRenderedPageBreak/>
              <w:t>Escenario principal</w:t>
            </w:r>
          </w:p>
        </w:tc>
        <w:tc>
          <w:tcPr>
            <w:tcW w:w="6089" w:type="dxa"/>
            <w:tcBorders>
              <w:top w:val="single" w:sz="4" w:space="0" w:color="5B9BD5"/>
              <w:left w:val="single" w:sz="4" w:space="0" w:color="5B9BD5"/>
              <w:bottom w:val="single" w:sz="4" w:space="0" w:color="5B9BD5"/>
              <w:right w:val="single" w:sz="4" w:space="0" w:color="5B9BD5"/>
            </w:tcBorders>
          </w:tcPr>
          <w:p w14:paraId="018E6AB4"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F74430">
              <w:rPr>
                <w:rFonts w:ascii="Arial" w:hAnsi="Arial" w:cs="Arial"/>
              </w:rPr>
              <w:t xml:space="preserve"> </w:t>
            </w:r>
            <w:r>
              <w:rPr>
                <w:rFonts w:ascii="Arial" w:hAnsi="Arial" w:cs="Arial"/>
              </w:rPr>
              <w:t>recoge los artículos guardados en la base de datos.</w:t>
            </w:r>
          </w:p>
          <w:p w14:paraId="4FA02DE4" w14:textId="379E1FD1"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El sistema </w:t>
            </w:r>
            <w:r w:rsidRPr="00604C9D">
              <w:rPr>
                <w:rFonts w:ascii="Arial" w:hAnsi="Arial" w:cs="Arial"/>
              </w:rPr>
              <w:t xml:space="preserve">muestra </w:t>
            </w:r>
            <w:r>
              <w:rPr>
                <w:rFonts w:ascii="Arial" w:hAnsi="Arial" w:cs="Arial"/>
              </w:rPr>
              <w:t xml:space="preserve">al usuario </w:t>
            </w:r>
            <w:r w:rsidR="00C37168">
              <w:rPr>
                <w:rFonts w:ascii="Arial" w:hAnsi="Arial" w:cs="Arial"/>
              </w:rPr>
              <w:t>la</w:t>
            </w:r>
            <w:r w:rsidRPr="00604C9D">
              <w:rPr>
                <w:rFonts w:ascii="Arial" w:hAnsi="Arial" w:cs="Arial"/>
              </w:rPr>
              <w:t xml:space="preserve"> </w:t>
            </w:r>
            <w:r>
              <w:rPr>
                <w:rFonts w:ascii="Arial" w:hAnsi="Arial" w:cs="Arial"/>
              </w:rPr>
              <w:t xml:space="preserve">lista de </w:t>
            </w:r>
            <w:r w:rsidR="00C37168">
              <w:rPr>
                <w:rFonts w:ascii="Arial" w:hAnsi="Arial" w:cs="Arial"/>
              </w:rPr>
              <w:t xml:space="preserve">todos los </w:t>
            </w:r>
            <w:r>
              <w:rPr>
                <w:rFonts w:ascii="Arial" w:hAnsi="Arial" w:cs="Arial"/>
              </w:rPr>
              <w:t xml:space="preserve">artículos con sus datos </w:t>
            </w:r>
            <w:commentRangeStart w:id="38"/>
            <w:commentRangeStart w:id="39"/>
            <w:r>
              <w:rPr>
                <w:rFonts w:ascii="Arial" w:hAnsi="Arial" w:cs="Arial"/>
              </w:rPr>
              <w:t>principales</w:t>
            </w:r>
            <w:commentRangeEnd w:id="38"/>
            <w:r w:rsidR="00C37168">
              <w:rPr>
                <w:rStyle w:val="Refdecomentario"/>
                <w:rFonts w:ascii="Arial" w:hAnsi="Arial" w:cs="Arial"/>
                <w:sz w:val="22"/>
                <w:szCs w:val="22"/>
              </w:rPr>
              <w:commentReference w:id="38"/>
            </w:r>
            <w:commentRangeEnd w:id="39"/>
            <w:r w:rsidR="00C37168">
              <w:rPr>
                <w:rStyle w:val="Refdecomentario"/>
                <w:rFonts w:ascii="Arial" w:hAnsi="Arial" w:cs="Arial"/>
                <w:sz w:val="22"/>
                <w:szCs w:val="22"/>
              </w:rPr>
              <w:commentReference w:id="39"/>
            </w:r>
            <w:r>
              <w:rPr>
                <w:rFonts w:ascii="Arial" w:hAnsi="Arial" w:cs="Arial"/>
              </w:rPr>
              <w:t>.</w:t>
            </w:r>
          </w:p>
        </w:tc>
      </w:tr>
      <w:tr w:rsidR="00D117D2" w14:paraId="3B60E9C5" w14:textId="77777777" w:rsidTr="006B62F8">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5141EA10" w14:textId="77777777" w:rsidR="00D117D2" w:rsidRDefault="00D117D2" w:rsidP="006B62F8">
            <w:pPr>
              <w:spacing w:line="276" w:lineRule="auto"/>
              <w:jc w:val="both"/>
              <w:rPr>
                <w:rFonts w:ascii="Arial" w:hAnsi="Arial" w:cs="Arial"/>
              </w:rPr>
            </w:pPr>
            <w:r>
              <w:rPr>
                <w:rFonts w:ascii="Arial" w:hAnsi="Arial" w:cs="Arial"/>
              </w:rPr>
              <w:t>Extensiones</w:t>
            </w:r>
          </w:p>
        </w:tc>
        <w:tc>
          <w:tcPr>
            <w:tcW w:w="6089" w:type="dxa"/>
            <w:tcBorders>
              <w:top w:val="single" w:sz="4" w:space="0" w:color="5B9BD5"/>
              <w:left w:val="single" w:sz="4" w:space="0" w:color="5B9BD5"/>
              <w:bottom w:val="single" w:sz="4" w:space="0" w:color="5B9BD5"/>
              <w:right w:val="single" w:sz="4" w:space="0" w:color="5B9BD5"/>
            </w:tcBorders>
          </w:tcPr>
          <w:p w14:paraId="68BD4F83"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1a. No existen artículos dados de alta en el sistema.</w:t>
            </w:r>
          </w:p>
          <w:p w14:paraId="41A03D6A" w14:textId="71F8BB21" w:rsidR="00D117D2" w:rsidRDefault="00D117D2" w:rsidP="004638C4">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1a1. El sistema muestra una lista vacía.</w:t>
            </w:r>
          </w:p>
        </w:tc>
      </w:tr>
      <w:tr w:rsidR="00D117D2" w14:paraId="2930BA4E"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5B9BD5"/>
              <w:left w:val="single" w:sz="4" w:space="0" w:color="5B9BD5"/>
              <w:bottom w:val="single" w:sz="4" w:space="0" w:color="5B9BD5"/>
              <w:right w:val="single" w:sz="4" w:space="0" w:color="5B9BD5"/>
            </w:tcBorders>
          </w:tcPr>
          <w:p w14:paraId="0FF4F160" w14:textId="77777777" w:rsidR="00D117D2" w:rsidRDefault="00D117D2" w:rsidP="006B62F8">
            <w:pPr>
              <w:spacing w:line="276" w:lineRule="auto"/>
              <w:jc w:val="both"/>
              <w:rPr>
                <w:rFonts w:ascii="Arial" w:hAnsi="Arial" w:cs="Arial"/>
              </w:rPr>
            </w:pPr>
            <w:r>
              <w:rPr>
                <w:rFonts w:ascii="Arial" w:hAnsi="Arial" w:cs="Arial"/>
              </w:rPr>
              <w:t>Comentarios</w:t>
            </w:r>
          </w:p>
        </w:tc>
        <w:tc>
          <w:tcPr>
            <w:tcW w:w="6089" w:type="dxa"/>
            <w:tcBorders>
              <w:top w:val="single" w:sz="4" w:space="0" w:color="5B9BD5"/>
              <w:left w:val="single" w:sz="4" w:space="0" w:color="5B9BD5"/>
              <w:bottom w:val="single" w:sz="4" w:space="0" w:color="5B9BD5"/>
              <w:right w:val="single" w:sz="4" w:space="0" w:color="5B9BD5"/>
            </w:tcBorders>
          </w:tcPr>
          <w:p w14:paraId="42DCBC4D"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4D67FE21" w14:textId="77777777" w:rsidR="00D117D2" w:rsidRDefault="00D117D2" w:rsidP="00D117D2">
      <w:pPr>
        <w:jc w:val="both"/>
        <w:rPr>
          <w:rFonts w:ascii="Arial" w:hAnsi="Arial" w:cs="Arial"/>
        </w:rPr>
      </w:pPr>
    </w:p>
    <w:p w14:paraId="298D0FE2" w14:textId="1A53BE8F" w:rsidR="00D117D2" w:rsidRPr="004011E1" w:rsidRDefault="004011E1" w:rsidP="004011E1">
      <w:pPr>
        <w:jc w:val="center"/>
        <w:rPr>
          <w:b/>
          <w:bCs/>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5</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Generar Venta</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6639"/>
      </w:tblGrid>
      <w:tr w:rsidR="00D117D2" w14:paraId="27D80F78"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3A7070D" w14:textId="77777777" w:rsidR="00D117D2" w:rsidRDefault="00D117D2" w:rsidP="006B62F8">
            <w:pPr>
              <w:spacing w:line="276" w:lineRule="auto"/>
              <w:jc w:val="both"/>
              <w:rPr>
                <w:rFonts w:ascii="Arial" w:hAnsi="Arial" w:cs="Arial"/>
              </w:rPr>
            </w:pPr>
            <w:r>
              <w:rPr>
                <w:rFonts w:ascii="Arial" w:hAnsi="Arial" w:cs="Arial"/>
              </w:rPr>
              <w:t>Identificación</w:t>
            </w:r>
          </w:p>
        </w:tc>
        <w:tc>
          <w:tcPr>
            <w:tcW w:w="6639" w:type="dxa"/>
            <w:tcBorders>
              <w:top w:val="single" w:sz="4" w:space="0" w:color="5B9BD5"/>
              <w:left w:val="single" w:sz="4" w:space="0" w:color="5B9BD5"/>
              <w:bottom w:val="single" w:sz="4" w:space="0" w:color="5B9BD5"/>
              <w:right w:val="single" w:sz="4" w:space="0" w:color="5B9BD5"/>
            </w:tcBorders>
          </w:tcPr>
          <w:p w14:paraId="59C64F2B" w14:textId="77777777" w:rsidR="00D117D2" w:rsidRPr="00872B4D"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872B4D">
              <w:rPr>
                <w:rFonts w:ascii="Arial" w:hAnsi="Arial" w:cs="Arial"/>
              </w:rPr>
              <w:t>CU00</w:t>
            </w:r>
            <w:r>
              <w:rPr>
                <w:rFonts w:ascii="Arial" w:hAnsi="Arial" w:cs="Arial"/>
              </w:rPr>
              <w:t>5</w:t>
            </w:r>
          </w:p>
        </w:tc>
      </w:tr>
      <w:tr w:rsidR="00D117D2" w14:paraId="0C1E81F0"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6D6492F" w14:textId="77777777" w:rsidR="00D117D2" w:rsidRDefault="00D117D2" w:rsidP="006B62F8">
            <w:pPr>
              <w:spacing w:line="276" w:lineRule="auto"/>
              <w:jc w:val="both"/>
              <w:rPr>
                <w:rFonts w:ascii="Arial" w:hAnsi="Arial" w:cs="Arial"/>
              </w:rPr>
            </w:pPr>
            <w:r>
              <w:rPr>
                <w:rFonts w:ascii="Arial" w:hAnsi="Arial" w:cs="Arial"/>
              </w:rPr>
              <w:t>Nombre</w:t>
            </w:r>
          </w:p>
        </w:tc>
        <w:tc>
          <w:tcPr>
            <w:tcW w:w="6639" w:type="dxa"/>
            <w:tcBorders>
              <w:top w:val="single" w:sz="4" w:space="0" w:color="5B9BD5"/>
              <w:left w:val="single" w:sz="4" w:space="0" w:color="5B9BD5"/>
              <w:bottom w:val="single" w:sz="4" w:space="0" w:color="5B9BD5"/>
              <w:right w:val="single" w:sz="4" w:space="0" w:color="5B9BD5"/>
            </w:tcBorders>
          </w:tcPr>
          <w:p w14:paraId="05C25AB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Generar Venta</w:t>
            </w:r>
          </w:p>
        </w:tc>
      </w:tr>
      <w:tr w:rsidR="00D117D2" w14:paraId="6D5F24D4"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96B7FCD" w14:textId="77777777" w:rsidR="00D117D2" w:rsidRDefault="00D117D2" w:rsidP="006B62F8">
            <w:pPr>
              <w:spacing w:line="276" w:lineRule="auto"/>
              <w:jc w:val="both"/>
              <w:rPr>
                <w:rFonts w:ascii="Arial" w:hAnsi="Arial" w:cs="Arial"/>
              </w:rPr>
            </w:pPr>
            <w:r>
              <w:rPr>
                <w:rFonts w:ascii="Arial" w:hAnsi="Arial" w:cs="Arial"/>
              </w:rPr>
              <w:t>Actor principal</w:t>
            </w:r>
          </w:p>
        </w:tc>
        <w:tc>
          <w:tcPr>
            <w:tcW w:w="6639" w:type="dxa"/>
            <w:tcBorders>
              <w:top w:val="single" w:sz="4" w:space="0" w:color="5B9BD5"/>
              <w:left w:val="single" w:sz="4" w:space="0" w:color="5B9BD5"/>
              <w:bottom w:val="single" w:sz="4" w:space="0" w:color="5B9BD5"/>
              <w:right w:val="single" w:sz="4" w:space="0" w:color="5B9BD5"/>
            </w:tcBorders>
          </w:tcPr>
          <w:p w14:paraId="7C128401"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Vendedor</w:t>
            </w:r>
          </w:p>
        </w:tc>
      </w:tr>
      <w:tr w:rsidR="00D117D2" w14:paraId="3B26D428"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614CCA1"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639" w:type="dxa"/>
            <w:tcBorders>
              <w:top w:val="single" w:sz="4" w:space="0" w:color="5B9BD5"/>
              <w:left w:val="single" w:sz="4" w:space="0" w:color="5B9BD5"/>
              <w:bottom w:val="single" w:sz="4" w:space="0" w:color="5B9BD5"/>
              <w:right w:val="single" w:sz="4" w:space="0" w:color="5B9BD5"/>
            </w:tcBorders>
          </w:tcPr>
          <w:p w14:paraId="16FB20D2"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610F6D23"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BA5E164" w14:textId="77777777" w:rsidR="00D117D2" w:rsidRDefault="00D117D2" w:rsidP="006B62F8">
            <w:pPr>
              <w:spacing w:line="276" w:lineRule="auto"/>
              <w:jc w:val="both"/>
              <w:rPr>
                <w:rFonts w:ascii="Arial" w:hAnsi="Arial" w:cs="Arial"/>
              </w:rPr>
            </w:pPr>
            <w:r>
              <w:rPr>
                <w:rFonts w:ascii="Arial" w:hAnsi="Arial" w:cs="Arial"/>
              </w:rPr>
              <w:t>Descripción</w:t>
            </w:r>
          </w:p>
        </w:tc>
        <w:tc>
          <w:tcPr>
            <w:tcW w:w="6639" w:type="dxa"/>
            <w:tcBorders>
              <w:top w:val="single" w:sz="4" w:space="0" w:color="5B9BD5"/>
              <w:left w:val="single" w:sz="4" w:space="0" w:color="5B9BD5"/>
              <w:bottom w:val="single" w:sz="4" w:space="0" w:color="5B9BD5"/>
              <w:right w:val="single" w:sz="4" w:space="0" w:color="5B9BD5"/>
            </w:tcBorders>
          </w:tcPr>
          <w:p w14:paraId="05C49186" w14:textId="5B0B47F4"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sidR="007C592D">
              <w:rPr>
                <w:rFonts w:ascii="Arial" w:hAnsi="Arial" w:cs="Arial"/>
              </w:rPr>
              <w:t>vendedores</w:t>
            </w:r>
            <w:r>
              <w:rPr>
                <w:rFonts w:ascii="Arial" w:hAnsi="Arial" w:cs="Arial"/>
              </w:rPr>
              <w:t xml:space="preserve"> </w:t>
            </w:r>
            <w:r w:rsidRPr="000A30BD">
              <w:rPr>
                <w:rFonts w:ascii="Arial" w:hAnsi="Arial" w:cs="Arial"/>
              </w:rPr>
              <w:t xml:space="preserve">de la tienda </w:t>
            </w:r>
            <w:r w:rsidRPr="00917B4E">
              <w:rPr>
                <w:rFonts w:ascii="Arial" w:hAnsi="Arial" w:cs="Arial"/>
              </w:rPr>
              <w:t xml:space="preserve">registrar la venta de productos. Implica la selección y adición de artículos a una factura de venta, calcular el monto total, </w:t>
            </w:r>
            <w:r>
              <w:rPr>
                <w:rFonts w:ascii="Arial" w:hAnsi="Arial" w:cs="Arial"/>
              </w:rPr>
              <w:t xml:space="preserve">generar el ticket correspondiente </w:t>
            </w:r>
            <w:r w:rsidRPr="00917B4E">
              <w:rPr>
                <w:rFonts w:ascii="Arial" w:hAnsi="Arial" w:cs="Arial"/>
              </w:rPr>
              <w:t>y completar la transacción de venta.</w:t>
            </w:r>
          </w:p>
        </w:tc>
      </w:tr>
      <w:tr w:rsidR="00D117D2" w14:paraId="5E143FAF"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7DABF0B" w14:textId="77777777" w:rsidR="00D117D2" w:rsidRDefault="00D117D2" w:rsidP="006B62F8">
            <w:pPr>
              <w:spacing w:line="276" w:lineRule="auto"/>
              <w:rPr>
                <w:rFonts w:ascii="Arial" w:hAnsi="Arial" w:cs="Arial"/>
              </w:rPr>
            </w:pPr>
            <w:r>
              <w:rPr>
                <w:rFonts w:ascii="Arial" w:hAnsi="Arial" w:cs="Arial"/>
              </w:rPr>
              <w:t>Evento de activación</w:t>
            </w:r>
          </w:p>
        </w:tc>
        <w:tc>
          <w:tcPr>
            <w:tcW w:w="6639" w:type="dxa"/>
            <w:tcBorders>
              <w:top w:val="single" w:sz="4" w:space="0" w:color="5B9BD5"/>
              <w:left w:val="single" w:sz="4" w:space="0" w:color="5B9BD5"/>
              <w:bottom w:val="single" w:sz="4" w:space="0" w:color="5B9BD5"/>
              <w:right w:val="single" w:sz="4" w:space="0" w:color="5B9BD5"/>
            </w:tcBorders>
          </w:tcPr>
          <w:p w14:paraId="0DDFCEFC"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Generar Venta</w:t>
            </w:r>
            <w:r>
              <w:rPr>
                <w:rFonts w:ascii="Arial" w:hAnsi="Arial" w:cs="Arial"/>
              </w:rPr>
              <w:t>”.</w:t>
            </w:r>
          </w:p>
        </w:tc>
      </w:tr>
      <w:tr w:rsidR="00D117D2" w14:paraId="01A1A8A1"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9DC07DF" w14:textId="77777777" w:rsidR="00D117D2" w:rsidRDefault="00D117D2" w:rsidP="006B62F8">
            <w:pPr>
              <w:spacing w:line="276" w:lineRule="auto"/>
              <w:rPr>
                <w:rFonts w:ascii="Arial" w:hAnsi="Arial" w:cs="Arial"/>
              </w:rPr>
            </w:pPr>
            <w:r>
              <w:rPr>
                <w:rFonts w:ascii="Arial" w:hAnsi="Arial" w:cs="Arial"/>
              </w:rPr>
              <w:t>Precondiciones</w:t>
            </w:r>
          </w:p>
        </w:tc>
        <w:tc>
          <w:tcPr>
            <w:tcW w:w="6639" w:type="dxa"/>
            <w:tcBorders>
              <w:top w:val="single" w:sz="4" w:space="0" w:color="5B9BD5"/>
              <w:left w:val="single" w:sz="4" w:space="0" w:color="5B9BD5"/>
              <w:bottom w:val="single" w:sz="4" w:space="0" w:color="5B9BD5"/>
              <w:right w:val="single" w:sz="4" w:space="0" w:color="5B9BD5"/>
            </w:tcBorders>
          </w:tcPr>
          <w:p w14:paraId="1926D40D"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1213DDD8"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31CEDAEB" w14:textId="77777777" w:rsidR="00D117D2" w:rsidRDefault="00D117D2" w:rsidP="006B62F8">
            <w:pPr>
              <w:spacing w:line="276" w:lineRule="auto"/>
              <w:rPr>
                <w:rFonts w:ascii="Arial" w:hAnsi="Arial" w:cs="Arial"/>
              </w:rPr>
            </w:pPr>
            <w:r>
              <w:rPr>
                <w:rFonts w:ascii="Arial" w:hAnsi="Arial" w:cs="Arial"/>
              </w:rPr>
              <w:t>Garantías si éxito</w:t>
            </w:r>
          </w:p>
        </w:tc>
        <w:tc>
          <w:tcPr>
            <w:tcW w:w="6639" w:type="dxa"/>
            <w:tcBorders>
              <w:top w:val="single" w:sz="4" w:space="0" w:color="5B9BD5"/>
              <w:left w:val="single" w:sz="4" w:space="0" w:color="5B9BD5"/>
              <w:bottom w:val="single" w:sz="4" w:space="0" w:color="5B9BD5"/>
              <w:right w:val="single" w:sz="4" w:space="0" w:color="5B9BD5"/>
            </w:tcBorders>
          </w:tcPr>
          <w:p w14:paraId="67B12636"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genera una venta, restando el stock de los productos vendidos y registrando la operación de venta en la base de datos.</w:t>
            </w:r>
          </w:p>
        </w:tc>
      </w:tr>
      <w:tr w:rsidR="00D117D2" w14:paraId="3706FC73"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1F3258C6"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639" w:type="dxa"/>
            <w:tcBorders>
              <w:top w:val="single" w:sz="4" w:space="0" w:color="5B9BD5"/>
              <w:left w:val="single" w:sz="4" w:space="0" w:color="5B9BD5"/>
              <w:bottom w:val="single" w:sz="4" w:space="0" w:color="5B9BD5"/>
              <w:right w:val="single" w:sz="4" w:space="0" w:color="5B9BD5"/>
            </w:tcBorders>
          </w:tcPr>
          <w:p w14:paraId="69846B56"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1816A00E"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012AABC8"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20F8692"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639" w:type="dxa"/>
            <w:tcBorders>
              <w:top w:val="single" w:sz="4" w:space="0" w:color="5B9BD5"/>
              <w:left w:val="single" w:sz="4" w:space="0" w:color="5B9BD5"/>
              <w:bottom w:val="single" w:sz="4" w:space="0" w:color="5B9BD5"/>
              <w:right w:val="single" w:sz="4" w:space="0" w:color="5B9BD5"/>
            </w:tcBorders>
          </w:tcPr>
          <w:p w14:paraId="1AD9D8D2" w14:textId="77777777" w:rsidR="00ED5A8B" w:rsidRDefault="00ED5A8B" w:rsidP="00ED5A8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E33D14">
              <w:rPr>
                <w:rFonts w:ascii="Arial" w:hAnsi="Arial" w:cs="Arial"/>
              </w:rPr>
              <w:t xml:space="preserve"> presenta una interfaz para crear una nueva venta, que incluye campos como el número de factura (automáticamente generado)</w:t>
            </w:r>
            <w:r>
              <w:rPr>
                <w:rFonts w:ascii="Arial" w:hAnsi="Arial" w:cs="Arial"/>
              </w:rPr>
              <w:t xml:space="preserve"> y</w:t>
            </w:r>
            <w:r w:rsidRPr="00E33D14">
              <w:rPr>
                <w:rFonts w:ascii="Arial" w:hAnsi="Arial" w:cs="Arial"/>
              </w:rPr>
              <w:t xml:space="preserve"> la fecha</w:t>
            </w:r>
            <w:r>
              <w:rPr>
                <w:rFonts w:ascii="Arial" w:hAnsi="Arial" w:cs="Arial"/>
              </w:rPr>
              <w:t>.</w:t>
            </w:r>
          </w:p>
          <w:p w14:paraId="325FC0EA" w14:textId="77777777" w:rsidR="00ED5A8B" w:rsidRDefault="00ED5A8B" w:rsidP="00ED5A8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 Por cada artículo que se quiera agregar a la venta</w:t>
            </w:r>
          </w:p>
          <w:p w14:paraId="1E789592" w14:textId="77777777" w:rsidR="00ED5A8B" w:rsidRDefault="00ED5A8B" w:rsidP="00ED5A8B">
            <w:pPr>
              <w:spacing w:line="276" w:lineRule="auto"/>
              <w:ind w:left="70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2.1 </w:t>
            </w:r>
            <w:r w:rsidRPr="00E33D14">
              <w:rPr>
                <w:rFonts w:ascii="Arial" w:hAnsi="Arial" w:cs="Arial"/>
              </w:rPr>
              <w:t xml:space="preserve">El </w:t>
            </w:r>
            <w:r>
              <w:rPr>
                <w:rFonts w:ascii="Arial" w:hAnsi="Arial" w:cs="Arial"/>
              </w:rPr>
              <w:t>usuario</w:t>
            </w:r>
            <w:r w:rsidRPr="00E33D14">
              <w:rPr>
                <w:rFonts w:ascii="Arial" w:hAnsi="Arial" w:cs="Arial"/>
              </w:rPr>
              <w:t xml:space="preserve"> </w:t>
            </w:r>
            <w:r>
              <w:rPr>
                <w:rFonts w:ascii="Arial" w:hAnsi="Arial" w:cs="Arial"/>
              </w:rPr>
              <w:t xml:space="preserve">agrega el </w:t>
            </w:r>
            <w:r w:rsidRPr="00E33D14">
              <w:rPr>
                <w:rFonts w:ascii="Arial" w:hAnsi="Arial" w:cs="Arial"/>
              </w:rPr>
              <w:t>artículo a la venta seleccionándo</w:t>
            </w:r>
            <w:r>
              <w:rPr>
                <w:rFonts w:ascii="Arial" w:hAnsi="Arial" w:cs="Arial"/>
              </w:rPr>
              <w:t>lo</w:t>
            </w:r>
            <w:r w:rsidRPr="00E33D14">
              <w:rPr>
                <w:rFonts w:ascii="Arial" w:hAnsi="Arial" w:cs="Arial"/>
              </w:rPr>
              <w:t xml:space="preserve"> de la lista de productos disponibles.</w:t>
            </w:r>
            <w:r>
              <w:rPr>
                <w:rFonts w:ascii="Arial" w:hAnsi="Arial" w:cs="Arial"/>
              </w:rPr>
              <w:t xml:space="preserve"> En dicha lista, solamente aparecerán artículos que tengan stock, y que estén en estado Activo.</w:t>
            </w:r>
            <w:r w:rsidRPr="00E33D14">
              <w:rPr>
                <w:rFonts w:ascii="Arial" w:hAnsi="Arial" w:cs="Arial"/>
              </w:rPr>
              <w:t xml:space="preserve"> Para cada artículo, el empleado ingresa la cantidad que el cliente desea comprar</w:t>
            </w:r>
            <w:r>
              <w:rPr>
                <w:rFonts w:ascii="Arial" w:hAnsi="Arial" w:cs="Arial"/>
              </w:rPr>
              <w:t>.</w:t>
            </w:r>
          </w:p>
          <w:p w14:paraId="130EBD3C" w14:textId="77777777" w:rsidR="00ED5A8B" w:rsidRDefault="00ED5A8B" w:rsidP="00ED5A8B">
            <w:pPr>
              <w:spacing w:line="276" w:lineRule="auto"/>
              <w:ind w:left="70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El sistema</w:t>
            </w:r>
            <w:r w:rsidRPr="00E979E7">
              <w:rPr>
                <w:rFonts w:ascii="Arial" w:hAnsi="Arial" w:cs="Arial"/>
              </w:rPr>
              <w:t xml:space="preserve"> calcula el subtotal de cada artículo (precio unitario multiplicado por la cantidad</w:t>
            </w:r>
            <w:r>
              <w:rPr>
                <w:rFonts w:ascii="Arial" w:hAnsi="Arial" w:cs="Arial"/>
              </w:rPr>
              <w:t xml:space="preserve"> restando descuentos</w:t>
            </w:r>
            <w:r w:rsidRPr="00E979E7">
              <w:rPr>
                <w:rFonts w:ascii="Arial" w:hAnsi="Arial" w:cs="Arial"/>
              </w:rPr>
              <w:t>) y muestra el total acumulado en la venta.</w:t>
            </w:r>
          </w:p>
          <w:p w14:paraId="377E6D4E" w14:textId="77777777" w:rsidR="00ED5A8B" w:rsidRDefault="00ED5A8B" w:rsidP="00ED5A8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3. </w:t>
            </w:r>
            <w:r w:rsidRPr="008605DF">
              <w:rPr>
                <w:rFonts w:ascii="Arial" w:hAnsi="Arial" w:cs="Arial"/>
              </w:rPr>
              <w:t xml:space="preserve">El </w:t>
            </w:r>
            <w:r>
              <w:rPr>
                <w:rFonts w:ascii="Arial" w:hAnsi="Arial" w:cs="Arial"/>
              </w:rPr>
              <w:t xml:space="preserve">usuario </w:t>
            </w:r>
            <w:r w:rsidRPr="008605DF">
              <w:rPr>
                <w:rFonts w:ascii="Arial" w:hAnsi="Arial" w:cs="Arial"/>
              </w:rPr>
              <w:t>confirma los artículos seleccionados y el monto total</w:t>
            </w:r>
            <w:r>
              <w:rPr>
                <w:rFonts w:ascii="Arial" w:hAnsi="Arial" w:cs="Arial"/>
              </w:rPr>
              <w:t xml:space="preserve"> con el cliente, y selecciona la opción “</w:t>
            </w:r>
            <w:r w:rsidRPr="008605DF">
              <w:rPr>
                <w:rFonts w:ascii="Arial" w:hAnsi="Arial" w:cs="Arial"/>
                <w:i/>
                <w:iCs/>
              </w:rPr>
              <w:t>Aceptar</w:t>
            </w:r>
            <w:r>
              <w:rPr>
                <w:rFonts w:ascii="Arial" w:hAnsi="Arial" w:cs="Arial"/>
              </w:rPr>
              <w:t>”.</w:t>
            </w:r>
          </w:p>
          <w:p w14:paraId="08342042" w14:textId="77777777" w:rsidR="00ED5A8B" w:rsidRDefault="00ED5A8B" w:rsidP="00ED5A8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 El sistema</w:t>
            </w:r>
            <w:r w:rsidRPr="007E02BE">
              <w:rPr>
                <w:rFonts w:ascii="Arial" w:hAnsi="Arial" w:cs="Arial"/>
              </w:rPr>
              <w:t xml:space="preserve"> registra la venta en la base de datos, actualiza el inventario para reflejar las cantidades vendidas.</w:t>
            </w:r>
          </w:p>
          <w:p w14:paraId="3BFD5821" w14:textId="52C62C10" w:rsidR="00D117D2" w:rsidRDefault="00ED5A8B" w:rsidP="00ED5A8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5. El sistema </w:t>
            </w:r>
            <w:r w:rsidRPr="00B5567D">
              <w:rPr>
                <w:rFonts w:ascii="Arial" w:hAnsi="Arial" w:cs="Arial"/>
              </w:rPr>
              <w:t xml:space="preserve">muestra una confirmación de que la venta se ha registrado con éxito y ofrece </w:t>
            </w:r>
            <w:r>
              <w:rPr>
                <w:rFonts w:ascii="Arial" w:hAnsi="Arial" w:cs="Arial"/>
              </w:rPr>
              <w:t xml:space="preserve">la opción de </w:t>
            </w:r>
            <w:r w:rsidRPr="00B5567D">
              <w:rPr>
                <w:rFonts w:ascii="Arial" w:hAnsi="Arial" w:cs="Arial"/>
              </w:rPr>
              <w:t>volver al menú principal.</w:t>
            </w:r>
          </w:p>
        </w:tc>
      </w:tr>
      <w:tr w:rsidR="00D117D2" w14:paraId="69C06491"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D0CC2AA" w14:textId="77777777" w:rsidR="00D117D2" w:rsidRDefault="00D117D2" w:rsidP="006B62F8">
            <w:pPr>
              <w:spacing w:line="276" w:lineRule="auto"/>
              <w:jc w:val="both"/>
              <w:rPr>
                <w:rFonts w:ascii="Arial" w:hAnsi="Arial" w:cs="Arial"/>
              </w:rPr>
            </w:pPr>
            <w:r>
              <w:rPr>
                <w:rFonts w:ascii="Arial" w:hAnsi="Arial" w:cs="Arial"/>
              </w:rPr>
              <w:lastRenderedPageBreak/>
              <w:t>Extensiones</w:t>
            </w:r>
          </w:p>
        </w:tc>
        <w:tc>
          <w:tcPr>
            <w:tcW w:w="6639" w:type="dxa"/>
            <w:tcBorders>
              <w:top w:val="single" w:sz="4" w:space="0" w:color="5B9BD5"/>
              <w:left w:val="single" w:sz="4" w:space="0" w:color="5B9BD5"/>
              <w:bottom w:val="single" w:sz="4" w:space="0" w:color="5B9BD5"/>
              <w:right w:val="single" w:sz="4" w:space="0" w:color="5B9BD5"/>
            </w:tcBorders>
          </w:tcPr>
          <w:p w14:paraId="4D94D7A3"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2.2a. El usuario ingresa una cantidad de algún artículo menor o igual que cero, o mayor que el stock disponible.</w:t>
            </w:r>
          </w:p>
          <w:p w14:paraId="62217263" w14:textId="6096F965" w:rsidR="00D117D2" w:rsidRDefault="00D117D2" w:rsidP="001C00DE">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2a1. El sistema muestra un aviso al respecto, y no deja continuar hasta que el usuario ingrese una cantidad válida.</w:t>
            </w:r>
          </w:p>
          <w:p w14:paraId="1DF56214" w14:textId="2BB1ED39" w:rsidR="00D117D2" w:rsidRDefault="00D117D2" w:rsidP="007F41E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3a. El usuario </w:t>
            </w:r>
            <w:r w:rsidR="00A47574">
              <w:rPr>
                <w:rFonts w:ascii="Arial" w:hAnsi="Arial" w:cs="Arial"/>
              </w:rPr>
              <w:t>quiere</w:t>
            </w:r>
            <w:r>
              <w:rPr>
                <w:rFonts w:ascii="Arial" w:hAnsi="Arial" w:cs="Arial"/>
              </w:rPr>
              <w:t xml:space="preserve"> </w:t>
            </w:r>
            <w:r w:rsidR="00A47574">
              <w:rPr>
                <w:rFonts w:ascii="Arial" w:hAnsi="Arial" w:cs="Arial"/>
              </w:rPr>
              <w:t xml:space="preserve">eliminar </w:t>
            </w:r>
            <w:r>
              <w:rPr>
                <w:rFonts w:ascii="Arial" w:hAnsi="Arial" w:cs="Arial"/>
              </w:rPr>
              <w:t>un artículo antes de aceptar la venta.</w:t>
            </w:r>
            <w:r w:rsidR="00A47574">
              <w:rPr>
                <w:rFonts w:ascii="Arial" w:hAnsi="Arial" w:cs="Arial"/>
              </w:rPr>
              <w:t xml:space="preserve"> Extend</w:t>
            </w:r>
            <w:r>
              <w:rPr>
                <w:rFonts w:ascii="Arial" w:hAnsi="Arial" w:cs="Arial"/>
              </w:rPr>
              <w:t xml:space="preserve"> “</w:t>
            </w:r>
            <w:r w:rsidRPr="002A0D7C">
              <w:rPr>
                <w:rFonts w:ascii="Arial" w:hAnsi="Arial" w:cs="Arial"/>
                <w:i/>
                <w:iCs/>
              </w:rPr>
              <w:t xml:space="preserve">Borrar </w:t>
            </w:r>
            <w:commentRangeStart w:id="40"/>
            <w:commentRangeStart w:id="41"/>
            <w:r>
              <w:rPr>
                <w:rFonts w:ascii="Arial" w:hAnsi="Arial" w:cs="Arial"/>
                <w:i/>
                <w:iCs/>
              </w:rPr>
              <w:t>A</w:t>
            </w:r>
            <w:r w:rsidRPr="002A0D7C">
              <w:rPr>
                <w:rFonts w:ascii="Arial" w:hAnsi="Arial" w:cs="Arial"/>
                <w:i/>
                <w:iCs/>
              </w:rPr>
              <w:t>rtículo</w:t>
            </w:r>
            <w:commentRangeEnd w:id="40"/>
            <w:r w:rsidR="00A47574">
              <w:rPr>
                <w:rStyle w:val="Refdecomentario"/>
                <w:rFonts w:ascii="Arial" w:hAnsi="Arial" w:cs="Arial"/>
                <w:i/>
                <w:iCs/>
                <w:sz w:val="22"/>
                <w:szCs w:val="22"/>
              </w:rPr>
              <w:commentReference w:id="40"/>
            </w:r>
            <w:commentRangeEnd w:id="41"/>
            <w:r w:rsidR="00AF0C1D">
              <w:rPr>
                <w:rStyle w:val="Refdecomentario"/>
                <w:rFonts w:ascii="Arial" w:hAnsi="Arial" w:cs="Arial"/>
                <w:i/>
                <w:iCs/>
                <w:sz w:val="22"/>
                <w:szCs w:val="22"/>
              </w:rPr>
              <w:commentReference w:id="41"/>
            </w:r>
            <w:r w:rsidR="007E0257">
              <w:rPr>
                <w:rFonts w:ascii="Arial" w:hAnsi="Arial" w:cs="Arial"/>
                <w:i/>
                <w:iCs/>
              </w:rPr>
              <w:t xml:space="preserve"> de la lista</w:t>
            </w:r>
            <w:r>
              <w:rPr>
                <w:rFonts w:ascii="Arial" w:hAnsi="Arial" w:cs="Arial"/>
              </w:rPr>
              <w:t>”</w:t>
            </w:r>
            <w:r w:rsidR="00A47574">
              <w:rPr>
                <w:rFonts w:ascii="Arial" w:hAnsi="Arial" w:cs="Arial"/>
              </w:rPr>
              <w:t>.</w:t>
            </w:r>
          </w:p>
        </w:tc>
      </w:tr>
      <w:tr w:rsidR="00D117D2" w14:paraId="6448CBCA"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14DEFD93" w14:textId="77777777" w:rsidR="00D117D2" w:rsidRDefault="00D117D2" w:rsidP="006B62F8">
            <w:pPr>
              <w:spacing w:line="276" w:lineRule="auto"/>
              <w:jc w:val="both"/>
              <w:rPr>
                <w:rFonts w:ascii="Arial" w:hAnsi="Arial" w:cs="Arial"/>
              </w:rPr>
            </w:pPr>
            <w:r>
              <w:rPr>
                <w:rFonts w:ascii="Arial" w:hAnsi="Arial" w:cs="Arial"/>
              </w:rPr>
              <w:t>Comentarios</w:t>
            </w:r>
          </w:p>
        </w:tc>
        <w:tc>
          <w:tcPr>
            <w:tcW w:w="6639" w:type="dxa"/>
            <w:tcBorders>
              <w:top w:val="single" w:sz="4" w:space="0" w:color="5B9BD5"/>
              <w:left w:val="single" w:sz="4" w:space="0" w:color="5B9BD5"/>
              <w:bottom w:val="single" w:sz="4" w:space="0" w:color="5B9BD5"/>
              <w:right w:val="single" w:sz="4" w:space="0" w:color="5B9BD5"/>
            </w:tcBorders>
          </w:tcPr>
          <w:p w14:paraId="49B29D49"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6D63CF16" w14:textId="77777777" w:rsidR="009A3905" w:rsidRDefault="009A3905" w:rsidP="009A3905">
      <w:pPr>
        <w:jc w:val="center"/>
        <w:rPr>
          <w:rFonts w:ascii="Arial" w:hAnsi="Arial" w:cs="Arial"/>
          <w:i/>
          <w:iCs/>
          <w:color w:val="595959" w:themeColor="text1" w:themeTint="A6"/>
        </w:rPr>
      </w:pPr>
    </w:p>
    <w:p w14:paraId="0C103356" w14:textId="0E45D21D" w:rsidR="008525B7" w:rsidRPr="006E5078" w:rsidRDefault="006E5078" w:rsidP="006E5078">
      <w:pPr>
        <w:jc w:val="center"/>
        <w:rPr>
          <w:rFonts w:ascii="Arial" w:hAnsi="Arial" w:cs="Arial"/>
          <w:i/>
          <w:iCs/>
          <w:color w:val="595959" w:themeColor="text1" w:themeTint="A6"/>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6</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Generar Compra</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6639"/>
      </w:tblGrid>
      <w:tr w:rsidR="00D117D2" w14:paraId="68DDE889"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2E9A527" w14:textId="77777777" w:rsidR="00D117D2" w:rsidRDefault="00D117D2" w:rsidP="006B62F8">
            <w:pPr>
              <w:spacing w:line="276" w:lineRule="auto"/>
              <w:jc w:val="both"/>
              <w:rPr>
                <w:rFonts w:ascii="Arial" w:hAnsi="Arial" w:cs="Arial"/>
              </w:rPr>
            </w:pPr>
            <w:r>
              <w:rPr>
                <w:rFonts w:ascii="Arial" w:hAnsi="Arial" w:cs="Arial"/>
              </w:rPr>
              <w:t>Identificación</w:t>
            </w:r>
          </w:p>
        </w:tc>
        <w:tc>
          <w:tcPr>
            <w:tcW w:w="6639" w:type="dxa"/>
            <w:tcBorders>
              <w:top w:val="single" w:sz="4" w:space="0" w:color="5B9BD5"/>
              <w:left w:val="single" w:sz="4" w:space="0" w:color="5B9BD5"/>
              <w:bottom w:val="single" w:sz="4" w:space="0" w:color="5B9BD5"/>
              <w:right w:val="single" w:sz="4" w:space="0" w:color="5B9BD5"/>
            </w:tcBorders>
          </w:tcPr>
          <w:p w14:paraId="687197EA" w14:textId="77777777" w:rsidR="00D117D2" w:rsidRPr="00CF1E64"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F1E64">
              <w:rPr>
                <w:rFonts w:ascii="Arial" w:hAnsi="Arial" w:cs="Arial"/>
              </w:rPr>
              <w:t>CU006</w:t>
            </w:r>
          </w:p>
        </w:tc>
      </w:tr>
      <w:tr w:rsidR="00D117D2" w14:paraId="59F3AEB8"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42ECBA1" w14:textId="77777777" w:rsidR="00D117D2" w:rsidRDefault="00D117D2" w:rsidP="006B62F8">
            <w:pPr>
              <w:spacing w:line="276" w:lineRule="auto"/>
              <w:jc w:val="both"/>
              <w:rPr>
                <w:rFonts w:ascii="Arial" w:hAnsi="Arial" w:cs="Arial"/>
              </w:rPr>
            </w:pPr>
            <w:r>
              <w:rPr>
                <w:rFonts w:ascii="Arial" w:hAnsi="Arial" w:cs="Arial"/>
              </w:rPr>
              <w:t>Nombre</w:t>
            </w:r>
          </w:p>
        </w:tc>
        <w:tc>
          <w:tcPr>
            <w:tcW w:w="6639" w:type="dxa"/>
            <w:tcBorders>
              <w:top w:val="single" w:sz="4" w:space="0" w:color="5B9BD5"/>
              <w:left w:val="single" w:sz="4" w:space="0" w:color="5B9BD5"/>
              <w:bottom w:val="single" w:sz="4" w:space="0" w:color="5B9BD5"/>
              <w:right w:val="single" w:sz="4" w:space="0" w:color="5B9BD5"/>
            </w:tcBorders>
          </w:tcPr>
          <w:p w14:paraId="32469CA2"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Generar Compra</w:t>
            </w:r>
          </w:p>
        </w:tc>
      </w:tr>
      <w:tr w:rsidR="00D117D2" w14:paraId="6A803206"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482A7B3" w14:textId="77777777" w:rsidR="00D117D2" w:rsidRDefault="00D117D2" w:rsidP="006B62F8">
            <w:pPr>
              <w:spacing w:line="276" w:lineRule="auto"/>
              <w:jc w:val="both"/>
              <w:rPr>
                <w:rFonts w:ascii="Arial" w:hAnsi="Arial" w:cs="Arial"/>
              </w:rPr>
            </w:pPr>
            <w:r>
              <w:rPr>
                <w:rFonts w:ascii="Arial" w:hAnsi="Arial" w:cs="Arial"/>
              </w:rPr>
              <w:t>Actor principal</w:t>
            </w:r>
          </w:p>
        </w:tc>
        <w:tc>
          <w:tcPr>
            <w:tcW w:w="6639" w:type="dxa"/>
            <w:tcBorders>
              <w:top w:val="single" w:sz="4" w:space="0" w:color="5B9BD5"/>
              <w:left w:val="single" w:sz="4" w:space="0" w:color="5B9BD5"/>
              <w:bottom w:val="single" w:sz="4" w:space="0" w:color="5B9BD5"/>
              <w:right w:val="single" w:sz="4" w:space="0" w:color="5B9BD5"/>
            </w:tcBorders>
          </w:tcPr>
          <w:p w14:paraId="53687C95"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Administrador</w:t>
            </w:r>
          </w:p>
        </w:tc>
      </w:tr>
      <w:tr w:rsidR="00D117D2" w14:paraId="21C6E7F4"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30BFE79"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639" w:type="dxa"/>
            <w:tcBorders>
              <w:top w:val="single" w:sz="4" w:space="0" w:color="5B9BD5"/>
              <w:left w:val="single" w:sz="4" w:space="0" w:color="5B9BD5"/>
              <w:bottom w:val="single" w:sz="4" w:space="0" w:color="5B9BD5"/>
              <w:right w:val="single" w:sz="4" w:space="0" w:color="5B9BD5"/>
            </w:tcBorders>
          </w:tcPr>
          <w:p w14:paraId="0E2E5030"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08B2A118"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6BD3D0D" w14:textId="77777777" w:rsidR="00D117D2" w:rsidRDefault="00D117D2" w:rsidP="006B62F8">
            <w:pPr>
              <w:spacing w:line="276" w:lineRule="auto"/>
              <w:jc w:val="both"/>
              <w:rPr>
                <w:rFonts w:ascii="Arial" w:hAnsi="Arial" w:cs="Arial"/>
              </w:rPr>
            </w:pPr>
            <w:r>
              <w:rPr>
                <w:rFonts w:ascii="Arial" w:hAnsi="Arial" w:cs="Arial"/>
              </w:rPr>
              <w:t>Descripción</w:t>
            </w:r>
          </w:p>
        </w:tc>
        <w:tc>
          <w:tcPr>
            <w:tcW w:w="6639" w:type="dxa"/>
            <w:tcBorders>
              <w:top w:val="single" w:sz="4" w:space="0" w:color="5B9BD5"/>
              <w:left w:val="single" w:sz="4" w:space="0" w:color="5B9BD5"/>
              <w:bottom w:val="single" w:sz="4" w:space="0" w:color="5B9BD5"/>
              <w:right w:val="single" w:sz="4" w:space="0" w:color="5B9BD5"/>
            </w:tcBorders>
          </w:tcPr>
          <w:p w14:paraId="04DC0B85" w14:textId="69788100"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sidR="002565AB">
              <w:rPr>
                <w:rFonts w:ascii="Arial" w:hAnsi="Arial" w:cs="Arial"/>
              </w:rPr>
              <w:t>administradores</w:t>
            </w:r>
            <w:r>
              <w:rPr>
                <w:rFonts w:ascii="Arial" w:hAnsi="Arial" w:cs="Arial"/>
              </w:rPr>
              <w:t xml:space="preserve"> </w:t>
            </w:r>
            <w:r w:rsidRPr="000A30BD">
              <w:rPr>
                <w:rFonts w:ascii="Arial" w:hAnsi="Arial" w:cs="Arial"/>
              </w:rPr>
              <w:t xml:space="preserve">de la tienda </w:t>
            </w:r>
            <w:r w:rsidRPr="00917B4E">
              <w:rPr>
                <w:rFonts w:ascii="Arial" w:hAnsi="Arial" w:cs="Arial"/>
              </w:rPr>
              <w:t xml:space="preserve">registrar la </w:t>
            </w:r>
            <w:r>
              <w:rPr>
                <w:rFonts w:ascii="Arial" w:hAnsi="Arial" w:cs="Arial"/>
              </w:rPr>
              <w:t xml:space="preserve">compra </w:t>
            </w:r>
            <w:r w:rsidRPr="00917B4E">
              <w:rPr>
                <w:rFonts w:ascii="Arial" w:hAnsi="Arial" w:cs="Arial"/>
              </w:rPr>
              <w:t>de productos</w:t>
            </w:r>
            <w:r>
              <w:rPr>
                <w:rFonts w:ascii="Arial" w:hAnsi="Arial" w:cs="Arial"/>
              </w:rPr>
              <w:t xml:space="preserve"> a proveedores</w:t>
            </w:r>
            <w:r w:rsidRPr="00917B4E">
              <w:rPr>
                <w:rFonts w:ascii="Arial" w:hAnsi="Arial" w:cs="Arial"/>
              </w:rPr>
              <w:t xml:space="preserve">. Implica la selección y adición de artículos a una factura de </w:t>
            </w:r>
            <w:r>
              <w:rPr>
                <w:rFonts w:ascii="Arial" w:hAnsi="Arial" w:cs="Arial"/>
              </w:rPr>
              <w:t>compra</w:t>
            </w:r>
            <w:r w:rsidRPr="00917B4E">
              <w:rPr>
                <w:rFonts w:ascii="Arial" w:hAnsi="Arial" w:cs="Arial"/>
              </w:rPr>
              <w:t xml:space="preserve">, calcular el monto total, </w:t>
            </w:r>
            <w:r>
              <w:rPr>
                <w:rFonts w:ascii="Arial" w:hAnsi="Arial" w:cs="Arial"/>
              </w:rPr>
              <w:t xml:space="preserve">generar el ticket correspondiente </w:t>
            </w:r>
            <w:r w:rsidRPr="00917B4E">
              <w:rPr>
                <w:rFonts w:ascii="Arial" w:hAnsi="Arial" w:cs="Arial"/>
              </w:rPr>
              <w:t xml:space="preserve">y completar la transacción de </w:t>
            </w:r>
            <w:r>
              <w:rPr>
                <w:rFonts w:ascii="Arial" w:hAnsi="Arial" w:cs="Arial"/>
              </w:rPr>
              <w:t>compra</w:t>
            </w:r>
            <w:r w:rsidRPr="00917B4E">
              <w:rPr>
                <w:rFonts w:ascii="Arial" w:hAnsi="Arial" w:cs="Arial"/>
              </w:rPr>
              <w:t>.</w:t>
            </w:r>
          </w:p>
        </w:tc>
      </w:tr>
      <w:tr w:rsidR="00D117D2" w14:paraId="27CB3861"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7DADCE7" w14:textId="77777777" w:rsidR="00D117D2" w:rsidRDefault="00D117D2" w:rsidP="006B62F8">
            <w:pPr>
              <w:spacing w:line="276" w:lineRule="auto"/>
              <w:rPr>
                <w:rFonts w:ascii="Arial" w:hAnsi="Arial" w:cs="Arial"/>
              </w:rPr>
            </w:pPr>
            <w:r>
              <w:rPr>
                <w:rFonts w:ascii="Arial" w:hAnsi="Arial" w:cs="Arial"/>
              </w:rPr>
              <w:t>Evento de activación</w:t>
            </w:r>
          </w:p>
        </w:tc>
        <w:tc>
          <w:tcPr>
            <w:tcW w:w="6639" w:type="dxa"/>
            <w:tcBorders>
              <w:top w:val="single" w:sz="4" w:space="0" w:color="5B9BD5"/>
              <w:left w:val="single" w:sz="4" w:space="0" w:color="5B9BD5"/>
              <w:bottom w:val="single" w:sz="4" w:space="0" w:color="5B9BD5"/>
              <w:right w:val="single" w:sz="4" w:space="0" w:color="5B9BD5"/>
            </w:tcBorders>
          </w:tcPr>
          <w:p w14:paraId="325952D3"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Generar Compra</w:t>
            </w:r>
            <w:r>
              <w:rPr>
                <w:rFonts w:ascii="Arial" w:hAnsi="Arial" w:cs="Arial"/>
              </w:rPr>
              <w:t>”.</w:t>
            </w:r>
          </w:p>
        </w:tc>
      </w:tr>
      <w:tr w:rsidR="00D117D2" w14:paraId="61B3ACB0"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3A3E9EE8" w14:textId="77777777" w:rsidR="00D117D2" w:rsidRDefault="00D117D2" w:rsidP="006B62F8">
            <w:pPr>
              <w:spacing w:line="276" w:lineRule="auto"/>
              <w:rPr>
                <w:rFonts w:ascii="Arial" w:hAnsi="Arial" w:cs="Arial"/>
              </w:rPr>
            </w:pPr>
            <w:r>
              <w:rPr>
                <w:rFonts w:ascii="Arial" w:hAnsi="Arial" w:cs="Arial"/>
              </w:rPr>
              <w:t>Precondiciones</w:t>
            </w:r>
          </w:p>
        </w:tc>
        <w:tc>
          <w:tcPr>
            <w:tcW w:w="6639" w:type="dxa"/>
            <w:tcBorders>
              <w:top w:val="single" w:sz="4" w:space="0" w:color="5B9BD5"/>
              <w:left w:val="single" w:sz="4" w:space="0" w:color="5B9BD5"/>
              <w:bottom w:val="single" w:sz="4" w:space="0" w:color="5B9BD5"/>
              <w:right w:val="single" w:sz="4" w:space="0" w:color="5B9BD5"/>
            </w:tcBorders>
          </w:tcPr>
          <w:p w14:paraId="0F62F091"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403791B3"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4F4B6C0" w14:textId="77777777" w:rsidR="00D117D2" w:rsidRDefault="00D117D2" w:rsidP="006B62F8">
            <w:pPr>
              <w:spacing w:line="276" w:lineRule="auto"/>
              <w:rPr>
                <w:rFonts w:ascii="Arial" w:hAnsi="Arial" w:cs="Arial"/>
              </w:rPr>
            </w:pPr>
            <w:r>
              <w:rPr>
                <w:rFonts w:ascii="Arial" w:hAnsi="Arial" w:cs="Arial"/>
              </w:rPr>
              <w:t>Garantías si éxito</w:t>
            </w:r>
          </w:p>
        </w:tc>
        <w:tc>
          <w:tcPr>
            <w:tcW w:w="6639" w:type="dxa"/>
            <w:tcBorders>
              <w:top w:val="single" w:sz="4" w:space="0" w:color="5B9BD5"/>
              <w:left w:val="single" w:sz="4" w:space="0" w:color="5B9BD5"/>
              <w:bottom w:val="single" w:sz="4" w:space="0" w:color="5B9BD5"/>
              <w:right w:val="single" w:sz="4" w:space="0" w:color="5B9BD5"/>
            </w:tcBorders>
          </w:tcPr>
          <w:p w14:paraId="7B13C348"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genera una compra, sumando el stock de los productos comprados y registrando la operación de compra en la base de datos.</w:t>
            </w:r>
          </w:p>
        </w:tc>
      </w:tr>
      <w:tr w:rsidR="00D117D2" w14:paraId="0673DB2C"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EDD5346"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639" w:type="dxa"/>
            <w:tcBorders>
              <w:top w:val="single" w:sz="4" w:space="0" w:color="5B9BD5"/>
              <w:left w:val="single" w:sz="4" w:space="0" w:color="5B9BD5"/>
              <w:bottom w:val="single" w:sz="4" w:space="0" w:color="5B9BD5"/>
              <w:right w:val="single" w:sz="4" w:space="0" w:color="5B9BD5"/>
            </w:tcBorders>
          </w:tcPr>
          <w:p w14:paraId="7BD076B3"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07669BCE"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208359C2"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5ABD657"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639" w:type="dxa"/>
            <w:tcBorders>
              <w:top w:val="single" w:sz="4" w:space="0" w:color="5B9BD5"/>
              <w:left w:val="single" w:sz="4" w:space="0" w:color="5B9BD5"/>
              <w:bottom w:val="single" w:sz="4" w:space="0" w:color="5B9BD5"/>
              <w:right w:val="single" w:sz="4" w:space="0" w:color="5B9BD5"/>
            </w:tcBorders>
          </w:tcPr>
          <w:p w14:paraId="07A19AFE" w14:textId="77777777" w:rsidR="00097CF5" w:rsidRPr="000E2906" w:rsidRDefault="00097CF5" w:rsidP="00097CF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1. El sistema presenta una interfaz para crear una nueva compra, que incluye campos como el número de factura (automáticamente generado), el proveedor y la fecha.</w:t>
            </w:r>
          </w:p>
          <w:p w14:paraId="5DC3A50A" w14:textId="77777777" w:rsidR="00097CF5" w:rsidRPr="000E2906" w:rsidRDefault="00097CF5" w:rsidP="00097CF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 xml:space="preserve">2. El usuario selecciona el proveedor de la </w:t>
            </w:r>
            <w:commentRangeStart w:id="42"/>
            <w:commentRangeStart w:id="43"/>
            <w:r w:rsidRPr="000E2906">
              <w:rPr>
                <w:rFonts w:ascii="Arial" w:hAnsi="Arial" w:cs="Arial"/>
              </w:rPr>
              <w:t>compra</w:t>
            </w:r>
            <w:commentRangeEnd w:id="42"/>
            <w:r w:rsidRPr="000E2906">
              <w:rPr>
                <w:rStyle w:val="Refdecomentario"/>
                <w:rFonts w:ascii="Arial" w:hAnsi="Arial" w:cs="Arial"/>
                <w:sz w:val="22"/>
                <w:szCs w:val="22"/>
              </w:rPr>
              <w:commentReference w:id="42"/>
            </w:r>
            <w:commentRangeEnd w:id="43"/>
            <w:r w:rsidR="00000000" w:rsidRPr="000E2906">
              <w:rPr>
                <w:rStyle w:val="Refdecomentario"/>
                <w:rFonts w:ascii="Arial" w:hAnsi="Arial" w:cs="Arial"/>
                <w:sz w:val="22"/>
                <w:szCs w:val="22"/>
              </w:rPr>
              <w:commentReference w:id="43"/>
            </w:r>
            <w:r w:rsidRPr="000E2906">
              <w:rPr>
                <w:rFonts w:ascii="Arial" w:hAnsi="Arial" w:cs="Arial"/>
              </w:rPr>
              <w:t xml:space="preserve"> de la lista correspondiente.</w:t>
            </w:r>
          </w:p>
          <w:p w14:paraId="359F5543" w14:textId="77777777" w:rsidR="00097CF5" w:rsidRPr="000E2906" w:rsidRDefault="00097CF5" w:rsidP="00097CF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3. Por cada artículo que se quiera agregar a la compra</w:t>
            </w:r>
          </w:p>
          <w:p w14:paraId="3C96C302" w14:textId="77777777" w:rsidR="00097CF5" w:rsidRPr="000E2906" w:rsidRDefault="00097CF5" w:rsidP="00097CF5">
            <w:pPr>
              <w:spacing w:line="276" w:lineRule="auto"/>
              <w:ind w:left="70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3.1 El usuario agrega el artículo a la compra seleccionándolo de la lista de productos disponibles. En esta lista aparecerán solamente aquellos artículos que se encuentren en estado Activo. Para cada artículo, el empleado ingresa la cantidad que la tienda recibirá por parte del proveedor.</w:t>
            </w:r>
          </w:p>
          <w:p w14:paraId="7EC3EB21" w14:textId="77777777" w:rsidR="00097CF5" w:rsidRPr="000E2906" w:rsidRDefault="00097CF5" w:rsidP="00097CF5">
            <w:pPr>
              <w:spacing w:line="276" w:lineRule="auto"/>
              <w:ind w:left="70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3.2 El sistema calcula el subtotal de cada artículo (precio unitario multiplicado por la cantidad restando descuentos) y muestra el total acumulado en la compra.</w:t>
            </w:r>
          </w:p>
          <w:p w14:paraId="3D20552A" w14:textId="77777777" w:rsidR="00097CF5" w:rsidRPr="000E2906" w:rsidRDefault="00097CF5" w:rsidP="00097CF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lastRenderedPageBreak/>
              <w:t>4. El sistema calcula el subtotal de cada artículo (precio unitario multiplicado por la cantidad restando descuentos) y muestra el total acumulado en la compra.</w:t>
            </w:r>
          </w:p>
          <w:p w14:paraId="1C6FEF9F" w14:textId="77777777" w:rsidR="00097CF5" w:rsidRPr="000E2906" w:rsidRDefault="00097CF5" w:rsidP="00097CF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 xml:space="preserve">5. El usuario </w:t>
            </w:r>
            <w:commentRangeStart w:id="44"/>
            <w:commentRangeStart w:id="45"/>
            <w:r w:rsidRPr="000E2906">
              <w:rPr>
                <w:rFonts w:ascii="Arial" w:hAnsi="Arial" w:cs="Arial"/>
              </w:rPr>
              <w:t>confirma los artículos seleccionados, el monto total, y el proveedor</w:t>
            </w:r>
            <w:commentRangeEnd w:id="44"/>
            <w:r w:rsidRPr="000E2906">
              <w:rPr>
                <w:rStyle w:val="Refdecomentario"/>
                <w:rFonts w:ascii="Arial" w:hAnsi="Arial" w:cs="Arial"/>
                <w:sz w:val="22"/>
                <w:szCs w:val="22"/>
              </w:rPr>
              <w:commentReference w:id="44"/>
            </w:r>
            <w:commentRangeEnd w:id="45"/>
            <w:r w:rsidR="00000000" w:rsidRPr="000E2906">
              <w:rPr>
                <w:rStyle w:val="Refdecomentario"/>
                <w:rFonts w:ascii="Arial" w:hAnsi="Arial" w:cs="Arial"/>
                <w:sz w:val="22"/>
                <w:szCs w:val="22"/>
              </w:rPr>
              <w:commentReference w:id="45"/>
            </w:r>
            <w:r w:rsidRPr="000E2906">
              <w:rPr>
                <w:rFonts w:ascii="Arial" w:hAnsi="Arial" w:cs="Arial"/>
              </w:rPr>
              <w:t>, y selecciona la opción “</w:t>
            </w:r>
            <w:r w:rsidRPr="000E2906">
              <w:rPr>
                <w:rFonts w:ascii="Arial" w:hAnsi="Arial" w:cs="Arial"/>
                <w:i/>
                <w:iCs/>
              </w:rPr>
              <w:t>Aceptar</w:t>
            </w:r>
            <w:r w:rsidRPr="000E2906">
              <w:rPr>
                <w:rFonts w:ascii="Arial" w:hAnsi="Arial" w:cs="Arial"/>
              </w:rPr>
              <w:t>”.</w:t>
            </w:r>
          </w:p>
          <w:p w14:paraId="0D48658E" w14:textId="77777777" w:rsidR="00097CF5" w:rsidRPr="000E2906" w:rsidRDefault="00097CF5" w:rsidP="00097CF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6. El sistema registra la compra en la base de datos, actualiza el inventario para reflejar las cantidades compradas.</w:t>
            </w:r>
          </w:p>
          <w:p w14:paraId="7A155C50" w14:textId="2D6CB44E" w:rsidR="00D117D2" w:rsidRDefault="00097CF5" w:rsidP="00097CF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E2906">
              <w:rPr>
                <w:rFonts w:ascii="Arial" w:hAnsi="Arial" w:cs="Arial"/>
              </w:rPr>
              <w:t>7. El sistema muestra una confirmación de que la compra se ha registrado con éxito y ofrece la opción de volver al menú principal.</w:t>
            </w:r>
          </w:p>
        </w:tc>
      </w:tr>
      <w:tr w:rsidR="00D117D2" w14:paraId="6686F8E6"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A172225" w14:textId="77777777" w:rsidR="00D117D2" w:rsidRDefault="00D117D2" w:rsidP="006B62F8">
            <w:pPr>
              <w:spacing w:line="276" w:lineRule="auto"/>
              <w:jc w:val="both"/>
              <w:rPr>
                <w:rFonts w:ascii="Arial" w:hAnsi="Arial" w:cs="Arial"/>
              </w:rPr>
            </w:pPr>
            <w:r>
              <w:rPr>
                <w:rFonts w:ascii="Arial" w:hAnsi="Arial" w:cs="Arial"/>
              </w:rPr>
              <w:lastRenderedPageBreak/>
              <w:t>Extensiones</w:t>
            </w:r>
          </w:p>
        </w:tc>
        <w:tc>
          <w:tcPr>
            <w:tcW w:w="6639" w:type="dxa"/>
            <w:tcBorders>
              <w:top w:val="single" w:sz="4" w:space="0" w:color="5B9BD5"/>
              <w:left w:val="single" w:sz="4" w:space="0" w:color="5B9BD5"/>
              <w:bottom w:val="single" w:sz="4" w:space="0" w:color="5B9BD5"/>
              <w:right w:val="single" w:sz="4" w:space="0" w:color="5B9BD5"/>
            </w:tcBorders>
          </w:tcPr>
          <w:p w14:paraId="7D4FF543" w14:textId="77777777" w:rsidR="00206055" w:rsidRDefault="00206055" w:rsidP="002060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2a. El proveedor no existe en la base de datos.</w:t>
            </w:r>
          </w:p>
          <w:p w14:paraId="324ADEBE" w14:textId="16F4609D" w:rsidR="00206055" w:rsidRDefault="00206055"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2a1. El usuario selecciona el botón de “Añadir proveedor”, que abrirá un modal con los datos a dar de alta.</w:t>
            </w:r>
          </w:p>
          <w:p w14:paraId="1485C7E6" w14:textId="5D9B8504"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3a. El usuario ingresa una cantidad de algún artículo menor o igual que cero.</w:t>
            </w:r>
          </w:p>
          <w:p w14:paraId="6B528FF4" w14:textId="03F7A6CC" w:rsidR="00D117D2" w:rsidRDefault="00D117D2" w:rsidP="004D1887">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3a1. El sistema muestra un aviso al respecto, y no deja continuar hasta que el usuario ingrese una cantidad válida.</w:t>
            </w:r>
          </w:p>
          <w:p w14:paraId="3DDA3F53" w14:textId="222B0E3D" w:rsidR="007A1BFA" w:rsidRDefault="00D117D2" w:rsidP="007A1BFA">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5a. El usuario </w:t>
            </w:r>
            <w:r w:rsidR="007A1BFA">
              <w:rPr>
                <w:rFonts w:ascii="Arial" w:hAnsi="Arial" w:cs="Arial"/>
              </w:rPr>
              <w:t>quiere</w:t>
            </w:r>
            <w:r>
              <w:rPr>
                <w:rFonts w:ascii="Arial" w:hAnsi="Arial" w:cs="Arial"/>
              </w:rPr>
              <w:t xml:space="preserve"> </w:t>
            </w:r>
            <w:r w:rsidR="007A1BFA">
              <w:rPr>
                <w:rFonts w:ascii="Arial" w:hAnsi="Arial" w:cs="Arial"/>
              </w:rPr>
              <w:t xml:space="preserve">eliminar </w:t>
            </w:r>
            <w:r>
              <w:rPr>
                <w:rFonts w:ascii="Arial" w:hAnsi="Arial" w:cs="Arial"/>
              </w:rPr>
              <w:t xml:space="preserve">un artículo antes de aceptar la </w:t>
            </w:r>
            <w:commentRangeStart w:id="46"/>
            <w:commentRangeStart w:id="47"/>
            <w:r>
              <w:rPr>
                <w:rFonts w:ascii="Arial" w:hAnsi="Arial" w:cs="Arial"/>
              </w:rPr>
              <w:t>compra</w:t>
            </w:r>
            <w:commentRangeEnd w:id="46"/>
            <w:r w:rsidR="0098095F">
              <w:rPr>
                <w:rStyle w:val="Refdecomentario"/>
                <w:rFonts w:ascii="Arial" w:hAnsi="Arial" w:cs="Arial"/>
                <w:sz w:val="22"/>
                <w:szCs w:val="22"/>
              </w:rPr>
              <w:commentReference w:id="46"/>
            </w:r>
            <w:commentRangeEnd w:id="47"/>
            <w:r w:rsidR="007A1BFA">
              <w:rPr>
                <w:rStyle w:val="Refdecomentario"/>
                <w:rFonts w:ascii="Arial" w:hAnsi="Arial" w:cs="Arial"/>
                <w:sz w:val="22"/>
                <w:szCs w:val="22"/>
              </w:rPr>
              <w:commentReference w:id="47"/>
            </w:r>
            <w:r>
              <w:rPr>
                <w:rFonts w:ascii="Arial" w:hAnsi="Arial" w:cs="Arial"/>
              </w:rPr>
              <w:t>.</w:t>
            </w:r>
            <w:r w:rsidR="007A1BFA">
              <w:rPr>
                <w:rFonts w:ascii="Arial" w:hAnsi="Arial" w:cs="Arial"/>
              </w:rPr>
              <w:t xml:space="preserve"> Extend </w:t>
            </w:r>
            <w:r>
              <w:rPr>
                <w:rFonts w:ascii="Arial" w:hAnsi="Arial" w:cs="Arial"/>
              </w:rPr>
              <w:t>“</w:t>
            </w:r>
            <w:r w:rsidRPr="002A0D7C">
              <w:rPr>
                <w:rFonts w:ascii="Arial" w:hAnsi="Arial" w:cs="Arial"/>
                <w:i/>
                <w:iCs/>
              </w:rPr>
              <w:t xml:space="preserve">Borrar </w:t>
            </w:r>
            <w:r>
              <w:rPr>
                <w:rFonts w:ascii="Arial" w:hAnsi="Arial" w:cs="Arial"/>
                <w:i/>
                <w:iCs/>
              </w:rPr>
              <w:t>A</w:t>
            </w:r>
            <w:r w:rsidRPr="002A0D7C">
              <w:rPr>
                <w:rFonts w:ascii="Arial" w:hAnsi="Arial" w:cs="Arial"/>
                <w:i/>
                <w:iCs/>
              </w:rPr>
              <w:t>rtículo</w:t>
            </w:r>
            <w:r w:rsidR="007E0257">
              <w:rPr>
                <w:rFonts w:ascii="Arial" w:hAnsi="Arial" w:cs="Arial"/>
                <w:i/>
                <w:iCs/>
              </w:rPr>
              <w:t xml:space="preserve"> de la lista</w:t>
            </w:r>
            <w:r>
              <w:rPr>
                <w:rFonts w:ascii="Arial" w:hAnsi="Arial" w:cs="Arial"/>
              </w:rPr>
              <w:t>”</w:t>
            </w:r>
            <w:r w:rsidR="007A1BFA">
              <w:rPr>
                <w:rFonts w:ascii="Arial" w:hAnsi="Arial" w:cs="Arial"/>
              </w:rPr>
              <w:t>.</w:t>
            </w:r>
          </w:p>
          <w:p w14:paraId="78BC2FE9" w14:textId="22EB606A" w:rsidR="00D117D2" w:rsidRDefault="00D117D2" w:rsidP="004D1887">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117D2" w14:paraId="47967559"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307881D" w14:textId="77777777" w:rsidR="00D117D2" w:rsidRDefault="00D117D2" w:rsidP="006B62F8">
            <w:pPr>
              <w:spacing w:line="276" w:lineRule="auto"/>
              <w:jc w:val="both"/>
              <w:rPr>
                <w:rFonts w:ascii="Arial" w:hAnsi="Arial" w:cs="Arial"/>
              </w:rPr>
            </w:pPr>
            <w:r>
              <w:rPr>
                <w:rFonts w:ascii="Arial" w:hAnsi="Arial" w:cs="Arial"/>
              </w:rPr>
              <w:t>Comentarios</w:t>
            </w:r>
          </w:p>
        </w:tc>
        <w:tc>
          <w:tcPr>
            <w:tcW w:w="6639" w:type="dxa"/>
            <w:tcBorders>
              <w:top w:val="single" w:sz="4" w:space="0" w:color="5B9BD5"/>
              <w:left w:val="single" w:sz="4" w:space="0" w:color="5B9BD5"/>
              <w:bottom w:val="single" w:sz="4" w:space="0" w:color="5B9BD5"/>
              <w:right w:val="single" w:sz="4" w:space="0" w:color="5B9BD5"/>
            </w:tcBorders>
          </w:tcPr>
          <w:p w14:paraId="32FDA457"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31BAE378" w14:textId="77777777" w:rsidR="004D1887" w:rsidRDefault="004D1887" w:rsidP="004D1887">
      <w:pPr>
        <w:jc w:val="center"/>
        <w:rPr>
          <w:rFonts w:ascii="Arial" w:hAnsi="Arial" w:cs="Arial"/>
          <w:i/>
          <w:iCs/>
          <w:color w:val="595959" w:themeColor="text1" w:themeTint="A6"/>
        </w:rPr>
      </w:pPr>
    </w:p>
    <w:p w14:paraId="6066EB2B" w14:textId="2B8527B5" w:rsidR="000C3147" w:rsidRPr="00747B67" w:rsidRDefault="00747B67" w:rsidP="00747B67">
      <w:pPr>
        <w:jc w:val="center"/>
        <w:rPr>
          <w:rFonts w:ascii="Arial" w:hAnsi="Arial" w:cs="Arial"/>
          <w:i/>
          <w:iCs/>
          <w:color w:val="595959" w:themeColor="text1" w:themeTint="A6"/>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7</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Generar reembolso a cliente</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6639"/>
      </w:tblGrid>
      <w:tr w:rsidR="00D117D2" w14:paraId="39E6024F"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981EA71" w14:textId="77777777" w:rsidR="00D117D2" w:rsidRDefault="00D117D2" w:rsidP="006B62F8">
            <w:pPr>
              <w:spacing w:line="276" w:lineRule="auto"/>
              <w:jc w:val="both"/>
              <w:rPr>
                <w:rFonts w:ascii="Arial" w:hAnsi="Arial" w:cs="Arial"/>
              </w:rPr>
            </w:pPr>
            <w:r>
              <w:rPr>
                <w:rFonts w:ascii="Arial" w:hAnsi="Arial" w:cs="Arial"/>
              </w:rPr>
              <w:t>Identificación</w:t>
            </w:r>
          </w:p>
        </w:tc>
        <w:tc>
          <w:tcPr>
            <w:tcW w:w="6639" w:type="dxa"/>
            <w:tcBorders>
              <w:top w:val="single" w:sz="4" w:space="0" w:color="5B9BD5"/>
              <w:left w:val="single" w:sz="4" w:space="0" w:color="5B9BD5"/>
              <w:bottom w:val="single" w:sz="4" w:space="0" w:color="5B9BD5"/>
              <w:right w:val="single" w:sz="4" w:space="0" w:color="5B9BD5"/>
            </w:tcBorders>
          </w:tcPr>
          <w:p w14:paraId="380BDB3A" w14:textId="77777777" w:rsidR="00D117D2" w:rsidRPr="009D0766"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D0766">
              <w:rPr>
                <w:rFonts w:ascii="Arial" w:hAnsi="Arial" w:cs="Arial"/>
              </w:rPr>
              <w:t>CU007</w:t>
            </w:r>
          </w:p>
        </w:tc>
      </w:tr>
      <w:tr w:rsidR="00D117D2" w14:paraId="740E1547"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7F35A0E" w14:textId="77777777" w:rsidR="00D117D2" w:rsidRDefault="00D117D2" w:rsidP="006B62F8">
            <w:pPr>
              <w:spacing w:line="276" w:lineRule="auto"/>
              <w:jc w:val="both"/>
              <w:rPr>
                <w:rFonts w:ascii="Arial" w:hAnsi="Arial" w:cs="Arial"/>
              </w:rPr>
            </w:pPr>
            <w:r>
              <w:rPr>
                <w:rFonts w:ascii="Arial" w:hAnsi="Arial" w:cs="Arial"/>
              </w:rPr>
              <w:t>Nombre</w:t>
            </w:r>
          </w:p>
        </w:tc>
        <w:tc>
          <w:tcPr>
            <w:tcW w:w="6639" w:type="dxa"/>
            <w:tcBorders>
              <w:top w:val="single" w:sz="4" w:space="0" w:color="5B9BD5"/>
              <w:left w:val="single" w:sz="4" w:space="0" w:color="5B9BD5"/>
              <w:bottom w:val="single" w:sz="4" w:space="0" w:color="5B9BD5"/>
              <w:right w:val="single" w:sz="4" w:space="0" w:color="5B9BD5"/>
            </w:tcBorders>
          </w:tcPr>
          <w:p w14:paraId="5DD29E41"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Generar reembolso a cliente</w:t>
            </w:r>
          </w:p>
        </w:tc>
      </w:tr>
      <w:tr w:rsidR="00D117D2" w14:paraId="77DD6F58"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B5333AF" w14:textId="77777777" w:rsidR="00D117D2" w:rsidRDefault="00D117D2" w:rsidP="006B62F8">
            <w:pPr>
              <w:spacing w:line="276" w:lineRule="auto"/>
              <w:jc w:val="both"/>
              <w:rPr>
                <w:rFonts w:ascii="Arial" w:hAnsi="Arial" w:cs="Arial"/>
              </w:rPr>
            </w:pPr>
            <w:r>
              <w:rPr>
                <w:rFonts w:ascii="Arial" w:hAnsi="Arial" w:cs="Arial"/>
              </w:rPr>
              <w:t>Actor principal</w:t>
            </w:r>
          </w:p>
        </w:tc>
        <w:tc>
          <w:tcPr>
            <w:tcW w:w="6639" w:type="dxa"/>
            <w:tcBorders>
              <w:top w:val="single" w:sz="4" w:space="0" w:color="5B9BD5"/>
              <w:left w:val="single" w:sz="4" w:space="0" w:color="5B9BD5"/>
              <w:bottom w:val="single" w:sz="4" w:space="0" w:color="5B9BD5"/>
              <w:right w:val="single" w:sz="4" w:space="0" w:color="5B9BD5"/>
            </w:tcBorders>
          </w:tcPr>
          <w:p w14:paraId="21F2BA2F"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Vendedor</w:t>
            </w:r>
          </w:p>
        </w:tc>
      </w:tr>
      <w:tr w:rsidR="00D117D2" w14:paraId="602C998F"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5056DBF"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639" w:type="dxa"/>
            <w:tcBorders>
              <w:top w:val="single" w:sz="4" w:space="0" w:color="5B9BD5"/>
              <w:left w:val="single" w:sz="4" w:space="0" w:color="5B9BD5"/>
              <w:bottom w:val="single" w:sz="4" w:space="0" w:color="5B9BD5"/>
              <w:right w:val="single" w:sz="4" w:space="0" w:color="5B9BD5"/>
            </w:tcBorders>
          </w:tcPr>
          <w:p w14:paraId="3C4FE5B8"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0814CCDF"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A0BFB5C" w14:textId="77777777" w:rsidR="00D117D2" w:rsidRDefault="00D117D2" w:rsidP="006B62F8">
            <w:pPr>
              <w:spacing w:line="276" w:lineRule="auto"/>
              <w:jc w:val="both"/>
              <w:rPr>
                <w:rFonts w:ascii="Arial" w:hAnsi="Arial" w:cs="Arial"/>
              </w:rPr>
            </w:pPr>
            <w:r>
              <w:rPr>
                <w:rFonts w:ascii="Arial" w:hAnsi="Arial" w:cs="Arial"/>
              </w:rPr>
              <w:t>Descripción</w:t>
            </w:r>
          </w:p>
        </w:tc>
        <w:tc>
          <w:tcPr>
            <w:tcW w:w="6639" w:type="dxa"/>
            <w:tcBorders>
              <w:top w:val="single" w:sz="4" w:space="0" w:color="5B9BD5"/>
              <w:left w:val="single" w:sz="4" w:space="0" w:color="5B9BD5"/>
              <w:bottom w:val="single" w:sz="4" w:space="0" w:color="5B9BD5"/>
              <w:right w:val="single" w:sz="4" w:space="0" w:color="5B9BD5"/>
            </w:tcBorders>
          </w:tcPr>
          <w:p w14:paraId="28B6CE4B"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vendedores </w:t>
            </w:r>
            <w:r w:rsidRPr="000A30BD">
              <w:rPr>
                <w:rFonts w:ascii="Arial" w:hAnsi="Arial" w:cs="Arial"/>
              </w:rPr>
              <w:t xml:space="preserve">de la tienda </w:t>
            </w:r>
            <w:r w:rsidRPr="00917B4E">
              <w:rPr>
                <w:rFonts w:ascii="Arial" w:hAnsi="Arial" w:cs="Arial"/>
              </w:rPr>
              <w:t xml:space="preserve">registrar </w:t>
            </w:r>
            <w:r>
              <w:rPr>
                <w:rFonts w:ascii="Arial" w:hAnsi="Arial" w:cs="Arial"/>
              </w:rPr>
              <w:t xml:space="preserve">el reembolso </w:t>
            </w:r>
            <w:r w:rsidRPr="00917B4E">
              <w:rPr>
                <w:rFonts w:ascii="Arial" w:hAnsi="Arial" w:cs="Arial"/>
              </w:rPr>
              <w:t xml:space="preserve">de productos. Implica la selección y adición de artículos a una factura de </w:t>
            </w:r>
            <w:r>
              <w:rPr>
                <w:rFonts w:ascii="Arial" w:hAnsi="Arial" w:cs="Arial"/>
              </w:rPr>
              <w:t>reembolso</w:t>
            </w:r>
            <w:r w:rsidRPr="00917B4E">
              <w:rPr>
                <w:rFonts w:ascii="Arial" w:hAnsi="Arial" w:cs="Arial"/>
              </w:rPr>
              <w:t xml:space="preserve">, calcular el monto total, </w:t>
            </w:r>
            <w:r>
              <w:rPr>
                <w:rFonts w:ascii="Arial" w:hAnsi="Arial" w:cs="Arial"/>
              </w:rPr>
              <w:t xml:space="preserve">generar el ticket correspondiente </w:t>
            </w:r>
            <w:r w:rsidRPr="00917B4E">
              <w:rPr>
                <w:rFonts w:ascii="Arial" w:hAnsi="Arial" w:cs="Arial"/>
              </w:rPr>
              <w:t xml:space="preserve">y completar la transacción de </w:t>
            </w:r>
            <w:r>
              <w:rPr>
                <w:rFonts w:ascii="Arial" w:hAnsi="Arial" w:cs="Arial"/>
              </w:rPr>
              <w:t>reembolso</w:t>
            </w:r>
            <w:r w:rsidRPr="00917B4E">
              <w:rPr>
                <w:rFonts w:ascii="Arial" w:hAnsi="Arial" w:cs="Arial"/>
              </w:rPr>
              <w:t>.</w:t>
            </w:r>
          </w:p>
        </w:tc>
      </w:tr>
      <w:tr w:rsidR="00D117D2" w14:paraId="3EC255D7"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1042E47" w14:textId="77777777" w:rsidR="00D117D2" w:rsidRDefault="00D117D2" w:rsidP="006B62F8">
            <w:pPr>
              <w:spacing w:line="276" w:lineRule="auto"/>
              <w:rPr>
                <w:rFonts w:ascii="Arial" w:hAnsi="Arial" w:cs="Arial"/>
              </w:rPr>
            </w:pPr>
            <w:r>
              <w:rPr>
                <w:rFonts w:ascii="Arial" w:hAnsi="Arial" w:cs="Arial"/>
              </w:rPr>
              <w:t>Evento de activación</w:t>
            </w:r>
          </w:p>
        </w:tc>
        <w:tc>
          <w:tcPr>
            <w:tcW w:w="6639" w:type="dxa"/>
            <w:tcBorders>
              <w:top w:val="single" w:sz="4" w:space="0" w:color="5B9BD5"/>
              <w:left w:val="single" w:sz="4" w:space="0" w:color="5B9BD5"/>
              <w:bottom w:val="single" w:sz="4" w:space="0" w:color="5B9BD5"/>
              <w:right w:val="single" w:sz="4" w:space="0" w:color="5B9BD5"/>
            </w:tcBorders>
          </w:tcPr>
          <w:p w14:paraId="3870142A"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Generar Reembolso</w:t>
            </w:r>
            <w:r>
              <w:rPr>
                <w:rFonts w:ascii="Arial" w:hAnsi="Arial" w:cs="Arial"/>
              </w:rPr>
              <w:t>”.</w:t>
            </w:r>
          </w:p>
        </w:tc>
      </w:tr>
      <w:tr w:rsidR="00D117D2" w14:paraId="6E134CFA"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063F6FE" w14:textId="77777777" w:rsidR="00D117D2" w:rsidRDefault="00D117D2" w:rsidP="006B62F8">
            <w:pPr>
              <w:spacing w:line="276" w:lineRule="auto"/>
              <w:rPr>
                <w:rFonts w:ascii="Arial" w:hAnsi="Arial" w:cs="Arial"/>
              </w:rPr>
            </w:pPr>
            <w:r>
              <w:rPr>
                <w:rFonts w:ascii="Arial" w:hAnsi="Arial" w:cs="Arial"/>
              </w:rPr>
              <w:t>Precondiciones</w:t>
            </w:r>
          </w:p>
        </w:tc>
        <w:tc>
          <w:tcPr>
            <w:tcW w:w="6639" w:type="dxa"/>
            <w:tcBorders>
              <w:top w:val="single" w:sz="4" w:space="0" w:color="5B9BD5"/>
              <w:left w:val="single" w:sz="4" w:space="0" w:color="5B9BD5"/>
              <w:bottom w:val="single" w:sz="4" w:space="0" w:color="5B9BD5"/>
              <w:right w:val="single" w:sz="4" w:space="0" w:color="5B9BD5"/>
            </w:tcBorders>
          </w:tcPr>
          <w:p w14:paraId="5607389A"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386173CF"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57CF546" w14:textId="77777777" w:rsidR="00D117D2" w:rsidRDefault="00D117D2" w:rsidP="006B62F8">
            <w:pPr>
              <w:spacing w:line="276" w:lineRule="auto"/>
              <w:rPr>
                <w:rFonts w:ascii="Arial" w:hAnsi="Arial" w:cs="Arial"/>
              </w:rPr>
            </w:pPr>
            <w:r>
              <w:rPr>
                <w:rFonts w:ascii="Arial" w:hAnsi="Arial" w:cs="Arial"/>
              </w:rPr>
              <w:t>Garantías si éxito</w:t>
            </w:r>
          </w:p>
        </w:tc>
        <w:tc>
          <w:tcPr>
            <w:tcW w:w="6639" w:type="dxa"/>
            <w:tcBorders>
              <w:top w:val="single" w:sz="4" w:space="0" w:color="5B9BD5"/>
              <w:left w:val="single" w:sz="4" w:space="0" w:color="5B9BD5"/>
              <w:bottom w:val="single" w:sz="4" w:space="0" w:color="5B9BD5"/>
              <w:right w:val="single" w:sz="4" w:space="0" w:color="5B9BD5"/>
            </w:tcBorders>
          </w:tcPr>
          <w:p w14:paraId="55DA7258"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genera un reembolso, sumando el stock de los productos reembolsados y registrando la operación de reembolso en la base de datos.</w:t>
            </w:r>
          </w:p>
        </w:tc>
      </w:tr>
      <w:tr w:rsidR="00D117D2" w14:paraId="26DC23B2"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DA49DE0"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639" w:type="dxa"/>
            <w:tcBorders>
              <w:top w:val="single" w:sz="4" w:space="0" w:color="5B9BD5"/>
              <w:left w:val="single" w:sz="4" w:space="0" w:color="5B9BD5"/>
              <w:bottom w:val="single" w:sz="4" w:space="0" w:color="5B9BD5"/>
              <w:right w:val="single" w:sz="4" w:space="0" w:color="5B9BD5"/>
            </w:tcBorders>
          </w:tcPr>
          <w:p w14:paraId="7F494D66"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3A2B36A5"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2765C4DE"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6522FA4"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639" w:type="dxa"/>
            <w:tcBorders>
              <w:top w:val="single" w:sz="4" w:space="0" w:color="5B9BD5"/>
              <w:left w:val="single" w:sz="4" w:space="0" w:color="5B9BD5"/>
              <w:bottom w:val="single" w:sz="4" w:space="0" w:color="5B9BD5"/>
              <w:right w:val="single" w:sz="4" w:space="0" w:color="5B9BD5"/>
            </w:tcBorders>
          </w:tcPr>
          <w:p w14:paraId="79FA8775" w14:textId="3F3219E6" w:rsidR="00D117D2" w:rsidRPr="00E426A3"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E426A3">
              <w:rPr>
                <w:rFonts w:ascii="Arial" w:hAnsi="Arial" w:cs="Arial"/>
                <w:sz w:val="21"/>
                <w:szCs w:val="21"/>
              </w:rPr>
              <w:t>1. El sistema presenta una interfaz para crear un nuevo reembolso, que incluye campos como el número de factura (automáticamente generado)</w:t>
            </w:r>
            <w:r w:rsidR="006577AE">
              <w:rPr>
                <w:rFonts w:ascii="Arial" w:hAnsi="Arial" w:cs="Arial"/>
                <w:sz w:val="21"/>
                <w:szCs w:val="21"/>
              </w:rPr>
              <w:t xml:space="preserve">, </w:t>
            </w:r>
            <w:r w:rsidRPr="00E426A3">
              <w:rPr>
                <w:rFonts w:ascii="Arial" w:hAnsi="Arial" w:cs="Arial"/>
                <w:sz w:val="21"/>
                <w:szCs w:val="21"/>
              </w:rPr>
              <w:t>la fecha</w:t>
            </w:r>
            <w:r w:rsidR="006577AE">
              <w:rPr>
                <w:rFonts w:ascii="Arial" w:hAnsi="Arial" w:cs="Arial"/>
                <w:sz w:val="21"/>
                <w:szCs w:val="21"/>
              </w:rPr>
              <w:t xml:space="preserve">, y </w:t>
            </w:r>
            <w:r w:rsidR="00AB4589">
              <w:rPr>
                <w:rFonts w:ascii="Arial" w:hAnsi="Arial" w:cs="Arial"/>
                <w:sz w:val="21"/>
                <w:szCs w:val="21"/>
              </w:rPr>
              <w:t>la referencia a la factura de venta correspondiente</w:t>
            </w:r>
            <w:r w:rsidRPr="00E426A3">
              <w:rPr>
                <w:rFonts w:ascii="Arial" w:hAnsi="Arial" w:cs="Arial"/>
                <w:sz w:val="21"/>
                <w:szCs w:val="21"/>
              </w:rPr>
              <w:t>.</w:t>
            </w:r>
          </w:p>
          <w:p w14:paraId="1B2B8E64" w14:textId="4C0F3EB3" w:rsidR="00D117D2" w:rsidRPr="00E426A3"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E426A3">
              <w:rPr>
                <w:rFonts w:ascii="Arial" w:hAnsi="Arial" w:cs="Arial"/>
                <w:sz w:val="21"/>
                <w:szCs w:val="21"/>
              </w:rPr>
              <w:lastRenderedPageBreak/>
              <w:t xml:space="preserve">2. El usuario agrega artículos al reembolso seleccionando cada artículo de la lista de productos </w:t>
            </w:r>
            <w:r w:rsidR="00531092">
              <w:rPr>
                <w:rFonts w:ascii="Arial" w:hAnsi="Arial" w:cs="Arial"/>
                <w:sz w:val="21"/>
                <w:szCs w:val="21"/>
              </w:rPr>
              <w:t>de la factura de venta originaria</w:t>
            </w:r>
            <w:r w:rsidRPr="00E426A3">
              <w:rPr>
                <w:rFonts w:ascii="Arial" w:hAnsi="Arial" w:cs="Arial"/>
                <w:sz w:val="21"/>
                <w:szCs w:val="21"/>
              </w:rPr>
              <w:t>. Para cada artículo, el empleado ingresa la cantidad que el cliente desea reembolsar</w:t>
            </w:r>
            <w:r w:rsidR="0030729B">
              <w:rPr>
                <w:rFonts w:ascii="Arial" w:hAnsi="Arial" w:cs="Arial"/>
                <w:sz w:val="21"/>
                <w:szCs w:val="21"/>
              </w:rPr>
              <w:t xml:space="preserve">, </w:t>
            </w:r>
            <w:commentRangeStart w:id="48"/>
            <w:r w:rsidR="0030729B">
              <w:rPr>
                <w:rFonts w:ascii="Arial" w:hAnsi="Arial" w:cs="Arial"/>
                <w:sz w:val="21"/>
                <w:szCs w:val="21"/>
              </w:rPr>
              <w:t xml:space="preserve">así como el precio unitario y descuento aplicados </w:t>
            </w:r>
            <w:commentRangeEnd w:id="48"/>
            <w:r w:rsidR="005312CA">
              <w:rPr>
                <w:rStyle w:val="Refdecomentario"/>
                <w:rFonts w:ascii="Arial" w:hAnsi="Arial" w:cs="Arial"/>
                <w:sz w:val="21"/>
                <w:szCs w:val="21"/>
              </w:rPr>
              <w:commentReference w:id="48"/>
            </w:r>
            <w:r w:rsidR="0030729B">
              <w:rPr>
                <w:rFonts w:ascii="Arial" w:hAnsi="Arial" w:cs="Arial"/>
                <w:sz w:val="21"/>
                <w:szCs w:val="21"/>
              </w:rPr>
              <w:t xml:space="preserve">(que tendrán que </w:t>
            </w:r>
            <w:r w:rsidR="007E6B99">
              <w:rPr>
                <w:rFonts w:ascii="Arial" w:hAnsi="Arial" w:cs="Arial"/>
                <w:sz w:val="21"/>
                <w:szCs w:val="21"/>
              </w:rPr>
              <w:t>ser iguales</w:t>
            </w:r>
            <w:r w:rsidR="0030729B">
              <w:rPr>
                <w:rFonts w:ascii="Arial" w:hAnsi="Arial" w:cs="Arial"/>
                <w:sz w:val="21"/>
                <w:szCs w:val="21"/>
              </w:rPr>
              <w:t xml:space="preserve"> </w:t>
            </w:r>
            <w:r w:rsidR="007E6B99">
              <w:rPr>
                <w:rFonts w:ascii="Arial" w:hAnsi="Arial" w:cs="Arial"/>
                <w:sz w:val="21"/>
                <w:szCs w:val="21"/>
              </w:rPr>
              <w:t xml:space="preserve">a los </w:t>
            </w:r>
            <w:r w:rsidR="0030729B">
              <w:rPr>
                <w:rFonts w:ascii="Arial" w:hAnsi="Arial" w:cs="Arial"/>
                <w:sz w:val="21"/>
                <w:szCs w:val="21"/>
              </w:rPr>
              <w:t>de la factura de venta)</w:t>
            </w:r>
            <w:r w:rsidRPr="00E426A3">
              <w:rPr>
                <w:rFonts w:ascii="Arial" w:hAnsi="Arial" w:cs="Arial"/>
                <w:sz w:val="21"/>
                <w:szCs w:val="21"/>
              </w:rPr>
              <w:t>.</w:t>
            </w:r>
          </w:p>
          <w:p w14:paraId="7102419B" w14:textId="535DD632" w:rsidR="00D117D2" w:rsidRPr="00E426A3"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E426A3">
              <w:rPr>
                <w:rFonts w:ascii="Arial" w:hAnsi="Arial" w:cs="Arial"/>
                <w:sz w:val="21"/>
                <w:szCs w:val="21"/>
              </w:rPr>
              <w:t>3. El sistema calcula el subtotal de cada artículo (precio unitario</w:t>
            </w:r>
            <w:r w:rsidR="00E23EE2">
              <w:rPr>
                <w:rFonts w:ascii="Arial" w:hAnsi="Arial" w:cs="Arial"/>
                <w:sz w:val="21"/>
                <w:szCs w:val="21"/>
              </w:rPr>
              <w:t xml:space="preserve"> del producto en el momento de la factura originaria,</w:t>
            </w:r>
            <w:r w:rsidRPr="00E426A3">
              <w:rPr>
                <w:rFonts w:ascii="Arial" w:hAnsi="Arial" w:cs="Arial"/>
                <w:sz w:val="21"/>
                <w:szCs w:val="21"/>
              </w:rPr>
              <w:t xml:space="preserve"> multiplicado por la cantidad restando descuentos) y muestra el total acumulado en el reembolso.</w:t>
            </w:r>
          </w:p>
          <w:p w14:paraId="7E9BC8BF" w14:textId="77777777" w:rsidR="00D117D2" w:rsidRPr="00E426A3"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E426A3">
              <w:rPr>
                <w:rFonts w:ascii="Arial" w:hAnsi="Arial" w:cs="Arial"/>
                <w:sz w:val="21"/>
                <w:szCs w:val="21"/>
              </w:rPr>
              <w:t>4. El usuario confirma los artículos seleccionados y el monto total con el cliente, y selecciona la opción “</w:t>
            </w:r>
            <w:r w:rsidRPr="00E426A3">
              <w:rPr>
                <w:rFonts w:ascii="Arial" w:hAnsi="Arial" w:cs="Arial"/>
                <w:i/>
                <w:iCs/>
                <w:sz w:val="21"/>
                <w:szCs w:val="21"/>
              </w:rPr>
              <w:t>Aceptar</w:t>
            </w:r>
            <w:r w:rsidRPr="00E426A3">
              <w:rPr>
                <w:rFonts w:ascii="Arial" w:hAnsi="Arial" w:cs="Arial"/>
                <w:sz w:val="21"/>
                <w:szCs w:val="21"/>
              </w:rPr>
              <w:t>”.</w:t>
            </w:r>
          </w:p>
          <w:p w14:paraId="397147E4" w14:textId="77777777" w:rsidR="00D117D2" w:rsidRPr="00E426A3"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E426A3">
              <w:rPr>
                <w:rFonts w:ascii="Arial" w:hAnsi="Arial" w:cs="Arial"/>
                <w:sz w:val="21"/>
                <w:szCs w:val="21"/>
              </w:rPr>
              <w:t xml:space="preserve">5. El sistema registra el reembolso en la base de datos, </w:t>
            </w:r>
            <w:commentRangeStart w:id="49"/>
            <w:r w:rsidRPr="00E426A3">
              <w:rPr>
                <w:rFonts w:ascii="Arial" w:hAnsi="Arial" w:cs="Arial"/>
                <w:sz w:val="21"/>
                <w:szCs w:val="21"/>
              </w:rPr>
              <w:t xml:space="preserve">actualiza el inventario para reflejar las cantidades reembolsadas </w:t>
            </w:r>
            <w:commentRangeEnd w:id="49"/>
            <w:r w:rsidR="0098095F" w:rsidRPr="00E426A3">
              <w:rPr>
                <w:rStyle w:val="Refdecomentario"/>
                <w:rFonts w:ascii="Arial" w:hAnsi="Arial" w:cs="Arial"/>
                <w:sz w:val="21"/>
                <w:szCs w:val="21"/>
              </w:rPr>
              <w:commentReference w:id="49"/>
            </w:r>
            <w:r w:rsidRPr="00E426A3">
              <w:rPr>
                <w:rFonts w:ascii="Arial" w:hAnsi="Arial" w:cs="Arial"/>
                <w:sz w:val="21"/>
                <w:szCs w:val="21"/>
              </w:rPr>
              <w:t>y genera un recibo para el cliente que incluye el detalle del reembolso y el monto total.</w:t>
            </w:r>
          </w:p>
          <w:p w14:paraId="49DFBD16"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E426A3">
              <w:rPr>
                <w:rFonts w:ascii="Arial" w:hAnsi="Arial" w:cs="Arial"/>
                <w:sz w:val="21"/>
                <w:szCs w:val="21"/>
              </w:rPr>
              <w:t>6. El sistema muestra una confirmación de que el reembolso se ha registrado con éxito y ofrece la opción de volver al menú principal.</w:t>
            </w:r>
          </w:p>
        </w:tc>
      </w:tr>
      <w:tr w:rsidR="00D117D2" w14:paraId="0879091C"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63E4441" w14:textId="77777777" w:rsidR="00D117D2" w:rsidRDefault="00D117D2" w:rsidP="006B62F8">
            <w:pPr>
              <w:spacing w:line="276" w:lineRule="auto"/>
              <w:jc w:val="both"/>
              <w:rPr>
                <w:rFonts w:ascii="Arial" w:hAnsi="Arial" w:cs="Arial"/>
              </w:rPr>
            </w:pPr>
            <w:r>
              <w:rPr>
                <w:rFonts w:ascii="Arial" w:hAnsi="Arial" w:cs="Arial"/>
              </w:rPr>
              <w:lastRenderedPageBreak/>
              <w:t>Extensiones</w:t>
            </w:r>
          </w:p>
        </w:tc>
        <w:tc>
          <w:tcPr>
            <w:tcW w:w="6639" w:type="dxa"/>
            <w:tcBorders>
              <w:top w:val="single" w:sz="4" w:space="0" w:color="5B9BD5"/>
              <w:left w:val="single" w:sz="4" w:space="0" w:color="5B9BD5"/>
              <w:bottom w:val="single" w:sz="4" w:space="0" w:color="5B9BD5"/>
              <w:right w:val="single" w:sz="4" w:space="0" w:color="5B9BD5"/>
            </w:tcBorders>
          </w:tcPr>
          <w:p w14:paraId="1DCD2FA8" w14:textId="389D8E8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2a. El usuario ingresa una cantidad</w:t>
            </w:r>
            <w:r w:rsidR="00BC7404">
              <w:rPr>
                <w:rFonts w:ascii="Arial" w:hAnsi="Arial" w:cs="Arial"/>
              </w:rPr>
              <w:t>, precio o descuentos</w:t>
            </w:r>
            <w:r>
              <w:rPr>
                <w:rFonts w:ascii="Arial" w:hAnsi="Arial" w:cs="Arial"/>
              </w:rPr>
              <w:t xml:space="preserve"> de algún artículo menor o igual que cero.</w:t>
            </w:r>
          </w:p>
          <w:p w14:paraId="63AA02CA" w14:textId="6CE8A150" w:rsidR="00D117D2" w:rsidRDefault="00D117D2" w:rsidP="00F81B8F">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2a1. El sistema muestra un aviso al respecto, y no deja continuar hasta que el usuario ingrese </w:t>
            </w:r>
            <w:r w:rsidR="00BC7404">
              <w:rPr>
                <w:rFonts w:ascii="Arial" w:hAnsi="Arial" w:cs="Arial"/>
              </w:rPr>
              <w:t>datos</w:t>
            </w:r>
            <w:r>
              <w:rPr>
                <w:rFonts w:ascii="Arial" w:hAnsi="Arial" w:cs="Arial"/>
              </w:rPr>
              <w:t xml:space="preserve"> válid</w:t>
            </w:r>
            <w:r w:rsidR="00BC7404">
              <w:rPr>
                <w:rFonts w:ascii="Arial" w:hAnsi="Arial" w:cs="Arial"/>
              </w:rPr>
              <w:t>os</w:t>
            </w:r>
            <w:r>
              <w:rPr>
                <w:rFonts w:ascii="Arial" w:hAnsi="Arial" w:cs="Arial"/>
              </w:rPr>
              <w:t>.</w:t>
            </w:r>
          </w:p>
          <w:p w14:paraId="0C39F985"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 El usuario requiere borrar un artículo antes de aceptar el reembolso.</w:t>
            </w:r>
          </w:p>
          <w:p w14:paraId="272619A4" w14:textId="390B665C" w:rsidR="00D117D2" w:rsidRDefault="00D117D2" w:rsidP="00F81B8F">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4a1. El usuario selecciona la opción de “</w:t>
            </w:r>
            <w:r w:rsidRPr="002A0D7C">
              <w:rPr>
                <w:rFonts w:ascii="Arial" w:hAnsi="Arial" w:cs="Arial"/>
                <w:i/>
                <w:iCs/>
              </w:rPr>
              <w:t xml:space="preserve">Borrar </w:t>
            </w:r>
            <w:r>
              <w:rPr>
                <w:rFonts w:ascii="Arial" w:hAnsi="Arial" w:cs="Arial"/>
                <w:i/>
                <w:iCs/>
              </w:rPr>
              <w:t>A</w:t>
            </w:r>
            <w:r w:rsidRPr="002A0D7C">
              <w:rPr>
                <w:rFonts w:ascii="Arial" w:hAnsi="Arial" w:cs="Arial"/>
                <w:i/>
                <w:iCs/>
              </w:rPr>
              <w:t>rtículo</w:t>
            </w:r>
            <w:r w:rsidR="007E0257">
              <w:rPr>
                <w:rFonts w:ascii="Arial" w:hAnsi="Arial" w:cs="Arial"/>
                <w:i/>
                <w:iCs/>
              </w:rPr>
              <w:t xml:space="preserve"> de la lista</w:t>
            </w:r>
            <w:r>
              <w:rPr>
                <w:rFonts w:ascii="Arial" w:hAnsi="Arial" w:cs="Arial"/>
              </w:rPr>
              <w:t>” que se encuentra al lado de la lista de artículos ingresados.</w:t>
            </w:r>
          </w:p>
          <w:p w14:paraId="7BB27680" w14:textId="2EF95C2E" w:rsidR="00D117D2" w:rsidRDefault="00D117D2" w:rsidP="00F81B8F">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4a2. El sistema recalcula el monto total del reembolso.</w:t>
            </w:r>
          </w:p>
        </w:tc>
      </w:tr>
      <w:tr w:rsidR="00D117D2" w14:paraId="4ACA7B46"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65F2D59" w14:textId="77777777" w:rsidR="00D117D2" w:rsidRDefault="00D117D2" w:rsidP="006B62F8">
            <w:pPr>
              <w:spacing w:line="276" w:lineRule="auto"/>
              <w:jc w:val="both"/>
              <w:rPr>
                <w:rFonts w:ascii="Arial" w:hAnsi="Arial" w:cs="Arial"/>
              </w:rPr>
            </w:pPr>
            <w:r>
              <w:rPr>
                <w:rFonts w:ascii="Arial" w:hAnsi="Arial" w:cs="Arial"/>
              </w:rPr>
              <w:t>Comentarios</w:t>
            </w:r>
          </w:p>
        </w:tc>
        <w:tc>
          <w:tcPr>
            <w:tcW w:w="6639" w:type="dxa"/>
            <w:tcBorders>
              <w:top w:val="single" w:sz="4" w:space="0" w:color="5B9BD5"/>
              <w:left w:val="single" w:sz="4" w:space="0" w:color="5B9BD5"/>
              <w:bottom w:val="single" w:sz="4" w:space="0" w:color="5B9BD5"/>
              <w:right w:val="single" w:sz="4" w:space="0" w:color="5B9BD5"/>
            </w:tcBorders>
          </w:tcPr>
          <w:p w14:paraId="2C5B6F53"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283C313F" w14:textId="77777777" w:rsidR="00E426A3" w:rsidRDefault="00E426A3" w:rsidP="00E426A3">
      <w:pPr>
        <w:jc w:val="center"/>
        <w:rPr>
          <w:rFonts w:ascii="Arial" w:hAnsi="Arial" w:cs="Arial"/>
          <w:i/>
          <w:iCs/>
          <w:color w:val="595959" w:themeColor="text1" w:themeTint="A6"/>
        </w:rPr>
      </w:pPr>
    </w:p>
    <w:p w14:paraId="0DD6EBFE" w14:textId="2F2216C8" w:rsidR="00517194" w:rsidRDefault="00006F53" w:rsidP="00006F53">
      <w:pPr>
        <w:jc w:val="center"/>
        <w:rPr>
          <w:rFonts w:ascii="Arial" w:hAnsi="Arial" w:cs="Arial"/>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8</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Consultar artículos más vendidos</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6639"/>
      </w:tblGrid>
      <w:tr w:rsidR="00D117D2" w14:paraId="7CEE1803"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48D3381" w14:textId="77777777" w:rsidR="00D117D2" w:rsidRDefault="00D117D2" w:rsidP="006B62F8">
            <w:pPr>
              <w:spacing w:line="276" w:lineRule="auto"/>
              <w:jc w:val="both"/>
              <w:rPr>
                <w:rFonts w:ascii="Arial" w:hAnsi="Arial" w:cs="Arial"/>
              </w:rPr>
            </w:pPr>
            <w:r>
              <w:rPr>
                <w:rFonts w:ascii="Arial" w:hAnsi="Arial" w:cs="Arial"/>
              </w:rPr>
              <w:t>Identificación</w:t>
            </w:r>
          </w:p>
        </w:tc>
        <w:tc>
          <w:tcPr>
            <w:tcW w:w="6639" w:type="dxa"/>
            <w:tcBorders>
              <w:top w:val="single" w:sz="4" w:space="0" w:color="5B9BD5"/>
              <w:left w:val="single" w:sz="4" w:space="0" w:color="5B9BD5"/>
              <w:bottom w:val="single" w:sz="4" w:space="0" w:color="5B9BD5"/>
              <w:right w:val="single" w:sz="4" w:space="0" w:color="5B9BD5"/>
            </w:tcBorders>
          </w:tcPr>
          <w:p w14:paraId="17FDC152" w14:textId="77777777" w:rsidR="00D117D2" w:rsidRPr="009D0766"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D0766">
              <w:rPr>
                <w:rFonts w:ascii="Arial" w:hAnsi="Arial" w:cs="Arial"/>
              </w:rPr>
              <w:t>CU00</w:t>
            </w:r>
            <w:r>
              <w:rPr>
                <w:rFonts w:ascii="Arial" w:hAnsi="Arial" w:cs="Arial"/>
              </w:rPr>
              <w:t>8</w:t>
            </w:r>
          </w:p>
        </w:tc>
      </w:tr>
      <w:tr w:rsidR="00D117D2" w14:paraId="3E7378D8"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51C3841" w14:textId="77777777" w:rsidR="00D117D2" w:rsidRDefault="00D117D2" w:rsidP="006B62F8">
            <w:pPr>
              <w:spacing w:line="276" w:lineRule="auto"/>
              <w:jc w:val="both"/>
              <w:rPr>
                <w:rFonts w:ascii="Arial" w:hAnsi="Arial" w:cs="Arial"/>
              </w:rPr>
            </w:pPr>
            <w:r>
              <w:rPr>
                <w:rFonts w:ascii="Arial" w:hAnsi="Arial" w:cs="Arial"/>
              </w:rPr>
              <w:t>Nombre</w:t>
            </w:r>
          </w:p>
        </w:tc>
        <w:tc>
          <w:tcPr>
            <w:tcW w:w="6639" w:type="dxa"/>
            <w:tcBorders>
              <w:top w:val="single" w:sz="4" w:space="0" w:color="5B9BD5"/>
              <w:left w:val="single" w:sz="4" w:space="0" w:color="5B9BD5"/>
              <w:bottom w:val="single" w:sz="4" w:space="0" w:color="5B9BD5"/>
              <w:right w:val="single" w:sz="4" w:space="0" w:color="5B9BD5"/>
            </w:tcBorders>
          </w:tcPr>
          <w:p w14:paraId="36A6F78C"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Consultar artículos más vendidos</w:t>
            </w:r>
          </w:p>
        </w:tc>
      </w:tr>
      <w:tr w:rsidR="00D117D2" w14:paraId="3D505441"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EEFDF24" w14:textId="77777777" w:rsidR="00D117D2" w:rsidRDefault="00D117D2" w:rsidP="006B62F8">
            <w:pPr>
              <w:spacing w:line="276" w:lineRule="auto"/>
              <w:jc w:val="both"/>
              <w:rPr>
                <w:rFonts w:ascii="Arial" w:hAnsi="Arial" w:cs="Arial"/>
              </w:rPr>
            </w:pPr>
            <w:r>
              <w:rPr>
                <w:rFonts w:ascii="Arial" w:hAnsi="Arial" w:cs="Arial"/>
              </w:rPr>
              <w:t>Actor principal</w:t>
            </w:r>
          </w:p>
        </w:tc>
        <w:tc>
          <w:tcPr>
            <w:tcW w:w="6639" w:type="dxa"/>
            <w:tcBorders>
              <w:top w:val="single" w:sz="4" w:space="0" w:color="5B9BD5"/>
              <w:left w:val="single" w:sz="4" w:space="0" w:color="5B9BD5"/>
              <w:bottom w:val="single" w:sz="4" w:space="0" w:color="5B9BD5"/>
              <w:right w:val="single" w:sz="4" w:space="0" w:color="5B9BD5"/>
            </w:tcBorders>
          </w:tcPr>
          <w:p w14:paraId="03505EC5"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Vendedor</w:t>
            </w:r>
          </w:p>
        </w:tc>
      </w:tr>
      <w:tr w:rsidR="00D117D2" w14:paraId="559609EA"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DBD0D4B"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639" w:type="dxa"/>
            <w:tcBorders>
              <w:top w:val="single" w:sz="4" w:space="0" w:color="5B9BD5"/>
              <w:left w:val="single" w:sz="4" w:space="0" w:color="5B9BD5"/>
              <w:bottom w:val="single" w:sz="4" w:space="0" w:color="5B9BD5"/>
              <w:right w:val="single" w:sz="4" w:space="0" w:color="5B9BD5"/>
            </w:tcBorders>
          </w:tcPr>
          <w:p w14:paraId="68B3D242"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51D2706F"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8072AF9" w14:textId="77777777" w:rsidR="00D117D2" w:rsidRDefault="00D117D2" w:rsidP="006B62F8">
            <w:pPr>
              <w:spacing w:line="276" w:lineRule="auto"/>
              <w:jc w:val="both"/>
              <w:rPr>
                <w:rFonts w:ascii="Arial" w:hAnsi="Arial" w:cs="Arial"/>
              </w:rPr>
            </w:pPr>
            <w:r>
              <w:rPr>
                <w:rFonts w:ascii="Arial" w:hAnsi="Arial" w:cs="Arial"/>
              </w:rPr>
              <w:t>Descripción</w:t>
            </w:r>
          </w:p>
        </w:tc>
        <w:tc>
          <w:tcPr>
            <w:tcW w:w="6639" w:type="dxa"/>
            <w:tcBorders>
              <w:top w:val="single" w:sz="4" w:space="0" w:color="5B9BD5"/>
              <w:left w:val="single" w:sz="4" w:space="0" w:color="5B9BD5"/>
              <w:bottom w:val="single" w:sz="4" w:space="0" w:color="5B9BD5"/>
              <w:right w:val="single" w:sz="4" w:space="0" w:color="5B9BD5"/>
            </w:tcBorders>
          </w:tcPr>
          <w:p w14:paraId="460891E9"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usuarios </w:t>
            </w:r>
            <w:r w:rsidRPr="00532BD3">
              <w:rPr>
                <w:rFonts w:ascii="Arial" w:hAnsi="Arial" w:cs="Arial"/>
              </w:rPr>
              <w:t>consultar y obtener información sobre los artículos más vendidos en un período de tiempo específico. Proporciona datos valiosos sobre los productos populares que pueden ayudar en la toma de decisiones comerciales, como la gestión de inventario y las estrategias de marketing.</w:t>
            </w:r>
          </w:p>
        </w:tc>
      </w:tr>
      <w:tr w:rsidR="00D117D2" w14:paraId="02F9F030"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11303588" w14:textId="77777777" w:rsidR="00D117D2" w:rsidRDefault="00D117D2" w:rsidP="006B62F8">
            <w:pPr>
              <w:spacing w:line="276" w:lineRule="auto"/>
              <w:rPr>
                <w:rFonts w:ascii="Arial" w:hAnsi="Arial" w:cs="Arial"/>
              </w:rPr>
            </w:pPr>
            <w:r>
              <w:rPr>
                <w:rFonts w:ascii="Arial" w:hAnsi="Arial" w:cs="Arial"/>
              </w:rPr>
              <w:t>Evento de activación</w:t>
            </w:r>
          </w:p>
        </w:tc>
        <w:tc>
          <w:tcPr>
            <w:tcW w:w="6639" w:type="dxa"/>
            <w:tcBorders>
              <w:top w:val="single" w:sz="4" w:space="0" w:color="5B9BD5"/>
              <w:left w:val="single" w:sz="4" w:space="0" w:color="5B9BD5"/>
              <w:bottom w:val="single" w:sz="4" w:space="0" w:color="5B9BD5"/>
              <w:right w:val="single" w:sz="4" w:space="0" w:color="5B9BD5"/>
            </w:tcBorders>
          </w:tcPr>
          <w:p w14:paraId="018268C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Consultar artículos más vendidos</w:t>
            </w:r>
            <w:r>
              <w:rPr>
                <w:rFonts w:ascii="Arial" w:hAnsi="Arial" w:cs="Arial"/>
              </w:rPr>
              <w:t>”.</w:t>
            </w:r>
          </w:p>
        </w:tc>
      </w:tr>
      <w:tr w:rsidR="00D117D2" w14:paraId="31978060"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98011C4" w14:textId="77777777" w:rsidR="00D117D2" w:rsidRDefault="00D117D2" w:rsidP="006B62F8">
            <w:pPr>
              <w:spacing w:line="276" w:lineRule="auto"/>
              <w:rPr>
                <w:rFonts w:ascii="Arial" w:hAnsi="Arial" w:cs="Arial"/>
              </w:rPr>
            </w:pPr>
            <w:r>
              <w:rPr>
                <w:rFonts w:ascii="Arial" w:hAnsi="Arial" w:cs="Arial"/>
              </w:rPr>
              <w:t>Precondiciones</w:t>
            </w:r>
          </w:p>
        </w:tc>
        <w:tc>
          <w:tcPr>
            <w:tcW w:w="6639" w:type="dxa"/>
            <w:tcBorders>
              <w:top w:val="single" w:sz="4" w:space="0" w:color="5B9BD5"/>
              <w:left w:val="single" w:sz="4" w:space="0" w:color="5B9BD5"/>
              <w:bottom w:val="single" w:sz="4" w:space="0" w:color="5B9BD5"/>
              <w:right w:val="single" w:sz="4" w:space="0" w:color="5B9BD5"/>
            </w:tcBorders>
          </w:tcPr>
          <w:p w14:paraId="5136779C"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7F234C8E"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1C24C183" w14:textId="77777777" w:rsidR="00D117D2" w:rsidRDefault="00D117D2" w:rsidP="006B62F8">
            <w:pPr>
              <w:spacing w:line="276" w:lineRule="auto"/>
              <w:rPr>
                <w:rFonts w:ascii="Arial" w:hAnsi="Arial" w:cs="Arial"/>
              </w:rPr>
            </w:pPr>
            <w:r>
              <w:rPr>
                <w:rFonts w:ascii="Arial" w:hAnsi="Arial" w:cs="Arial"/>
              </w:rPr>
              <w:t>Garantías si éxito</w:t>
            </w:r>
          </w:p>
        </w:tc>
        <w:tc>
          <w:tcPr>
            <w:tcW w:w="6639" w:type="dxa"/>
            <w:tcBorders>
              <w:top w:val="single" w:sz="4" w:space="0" w:color="5B9BD5"/>
              <w:left w:val="single" w:sz="4" w:space="0" w:color="5B9BD5"/>
              <w:bottom w:val="single" w:sz="4" w:space="0" w:color="5B9BD5"/>
              <w:right w:val="single" w:sz="4" w:space="0" w:color="5B9BD5"/>
            </w:tcBorders>
          </w:tcPr>
          <w:p w14:paraId="492081E0"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muestra la información de los artículos más vendidos según alguno de los criterios temporales definidos.</w:t>
            </w:r>
          </w:p>
        </w:tc>
      </w:tr>
      <w:tr w:rsidR="00D117D2" w14:paraId="69013000"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83CF028"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639" w:type="dxa"/>
            <w:tcBorders>
              <w:top w:val="single" w:sz="4" w:space="0" w:color="5B9BD5"/>
              <w:left w:val="single" w:sz="4" w:space="0" w:color="5B9BD5"/>
              <w:bottom w:val="single" w:sz="4" w:space="0" w:color="5B9BD5"/>
              <w:right w:val="single" w:sz="4" w:space="0" w:color="5B9BD5"/>
            </w:tcBorders>
          </w:tcPr>
          <w:p w14:paraId="24D5D8B8"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3AE7C86F"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El usuario puede seguir navegando por la aplicación web, si dispone de conexión a internet.</w:t>
            </w:r>
          </w:p>
        </w:tc>
      </w:tr>
      <w:tr w:rsidR="00D117D2" w14:paraId="04850300"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D9B5C7E" w14:textId="77777777" w:rsidR="00D117D2" w:rsidRDefault="00D117D2" w:rsidP="006B62F8">
            <w:pPr>
              <w:spacing w:line="276" w:lineRule="auto"/>
              <w:jc w:val="both"/>
              <w:rPr>
                <w:rFonts w:ascii="Arial" w:hAnsi="Arial" w:cs="Arial"/>
              </w:rPr>
            </w:pPr>
            <w:r>
              <w:rPr>
                <w:rFonts w:ascii="Arial" w:hAnsi="Arial" w:cs="Arial"/>
              </w:rPr>
              <w:lastRenderedPageBreak/>
              <w:t>Escenario principal</w:t>
            </w:r>
          </w:p>
        </w:tc>
        <w:tc>
          <w:tcPr>
            <w:tcW w:w="6639" w:type="dxa"/>
            <w:tcBorders>
              <w:top w:val="single" w:sz="4" w:space="0" w:color="5B9BD5"/>
              <w:left w:val="single" w:sz="4" w:space="0" w:color="5B9BD5"/>
              <w:bottom w:val="single" w:sz="4" w:space="0" w:color="5B9BD5"/>
              <w:right w:val="single" w:sz="4" w:space="0" w:color="5B9BD5"/>
            </w:tcBorders>
          </w:tcPr>
          <w:p w14:paraId="7C384E92"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E33D14">
              <w:rPr>
                <w:rFonts w:ascii="Arial" w:hAnsi="Arial" w:cs="Arial"/>
              </w:rPr>
              <w:t xml:space="preserve"> </w:t>
            </w:r>
            <w:r>
              <w:rPr>
                <w:rFonts w:ascii="Arial" w:hAnsi="Arial" w:cs="Arial"/>
              </w:rPr>
              <w:t>muestra por defecto un listado con los artículos más vendidos del último mes, ordenados por la cantidad de unidades vendidas.</w:t>
            </w:r>
          </w:p>
          <w:p w14:paraId="172B4089" w14:textId="1D3AE825"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w:t>
            </w:r>
            <w:r w:rsidRPr="00E33D14">
              <w:rPr>
                <w:rFonts w:ascii="Arial" w:hAnsi="Arial" w:cs="Arial"/>
              </w:rPr>
              <w:t xml:space="preserve">El </w:t>
            </w:r>
            <w:r>
              <w:rPr>
                <w:rFonts w:ascii="Arial" w:hAnsi="Arial" w:cs="Arial"/>
              </w:rPr>
              <w:t xml:space="preserve">usuario puede seleccionar uno de los periodos de </w:t>
            </w:r>
            <w:commentRangeStart w:id="50"/>
            <w:commentRangeStart w:id="51"/>
            <w:r>
              <w:rPr>
                <w:rFonts w:ascii="Arial" w:hAnsi="Arial" w:cs="Arial"/>
              </w:rPr>
              <w:t>tiempo preestablecidos</w:t>
            </w:r>
            <w:commentRangeEnd w:id="50"/>
            <w:r w:rsidR="004576E4">
              <w:rPr>
                <w:rStyle w:val="Refdecomentario"/>
                <w:rFonts w:ascii="Arial" w:hAnsi="Arial" w:cs="Arial"/>
                <w:sz w:val="22"/>
                <w:szCs w:val="22"/>
              </w:rPr>
              <w:commentReference w:id="50"/>
            </w:r>
            <w:commentRangeEnd w:id="51"/>
            <w:r w:rsidR="00C91FDC">
              <w:rPr>
                <w:rStyle w:val="Refdecomentario"/>
                <w:rFonts w:ascii="Arial" w:hAnsi="Arial" w:cs="Arial"/>
                <w:sz w:val="22"/>
                <w:szCs w:val="22"/>
              </w:rPr>
              <w:commentReference w:id="51"/>
            </w:r>
            <w:r w:rsidR="00C91FDC">
              <w:rPr>
                <w:rFonts w:ascii="Arial" w:hAnsi="Arial" w:cs="Arial"/>
              </w:rPr>
              <w:t xml:space="preserve"> (última semana, último mes, últimos 3 meses, últimos 6 meses, este año)</w:t>
            </w:r>
            <w:r>
              <w:rPr>
                <w:rFonts w:ascii="Arial" w:hAnsi="Arial" w:cs="Arial"/>
              </w:rPr>
              <w:t>, o bien introducir una fecha de inicio y fin de la consulta.</w:t>
            </w:r>
          </w:p>
          <w:p w14:paraId="7157873B"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 El usuario selecciona la opción “</w:t>
            </w:r>
            <w:r w:rsidRPr="00294172">
              <w:rPr>
                <w:rFonts w:ascii="Arial" w:hAnsi="Arial" w:cs="Arial"/>
                <w:i/>
                <w:iCs/>
              </w:rPr>
              <w:t>Refrescar búsqueda</w:t>
            </w:r>
            <w:r>
              <w:rPr>
                <w:rFonts w:ascii="Arial" w:hAnsi="Arial" w:cs="Arial"/>
              </w:rPr>
              <w:t>”.</w:t>
            </w:r>
          </w:p>
          <w:p w14:paraId="45EBDCDE"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4. </w:t>
            </w:r>
            <w:r w:rsidRPr="008605DF">
              <w:rPr>
                <w:rFonts w:ascii="Arial" w:hAnsi="Arial" w:cs="Arial"/>
              </w:rPr>
              <w:t xml:space="preserve">El </w:t>
            </w:r>
            <w:r>
              <w:rPr>
                <w:rFonts w:ascii="Arial" w:hAnsi="Arial" w:cs="Arial"/>
              </w:rPr>
              <w:t>sistema muestra un listado con los artículos más vendidos del periodo de tiempo seleccionado por el usuario, ordenados por la cantidad de unidades vendidas</w:t>
            </w:r>
            <w:r w:rsidRPr="00B5567D">
              <w:rPr>
                <w:rFonts w:ascii="Arial" w:hAnsi="Arial" w:cs="Arial"/>
              </w:rPr>
              <w:t>.</w:t>
            </w:r>
          </w:p>
        </w:tc>
      </w:tr>
      <w:tr w:rsidR="00D117D2" w14:paraId="3378DF36"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DD0BC03" w14:textId="77777777" w:rsidR="00D117D2" w:rsidRDefault="00D117D2" w:rsidP="006B62F8">
            <w:pPr>
              <w:spacing w:line="276" w:lineRule="auto"/>
              <w:jc w:val="both"/>
              <w:rPr>
                <w:rFonts w:ascii="Arial" w:hAnsi="Arial" w:cs="Arial"/>
              </w:rPr>
            </w:pPr>
            <w:r>
              <w:rPr>
                <w:rFonts w:ascii="Arial" w:hAnsi="Arial" w:cs="Arial"/>
              </w:rPr>
              <w:t>Extensiones</w:t>
            </w:r>
          </w:p>
        </w:tc>
        <w:tc>
          <w:tcPr>
            <w:tcW w:w="6639" w:type="dxa"/>
            <w:tcBorders>
              <w:top w:val="single" w:sz="4" w:space="0" w:color="5B9BD5"/>
              <w:left w:val="single" w:sz="4" w:space="0" w:color="5B9BD5"/>
              <w:bottom w:val="single" w:sz="4" w:space="0" w:color="5B9BD5"/>
              <w:right w:val="single" w:sz="4" w:space="0" w:color="5B9BD5"/>
            </w:tcBorders>
          </w:tcPr>
          <w:p w14:paraId="4BC9B4F4"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1a. No existen artículos vendidos durante el último mes.</w:t>
            </w:r>
          </w:p>
          <w:p w14:paraId="142FC3D8" w14:textId="44EEFE76" w:rsidR="00D117D2" w:rsidRDefault="00D117D2" w:rsidP="008D386F">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2a1. El sistema muestra una lista vacía.</w:t>
            </w:r>
          </w:p>
          <w:p w14:paraId="0778E8B9"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 No existen artículos vendidos en el periodo de tiempo seleccionado por el usuario.</w:t>
            </w:r>
          </w:p>
          <w:p w14:paraId="4484BDF9" w14:textId="1FA4E15E" w:rsidR="00D117D2" w:rsidRDefault="00D117D2" w:rsidP="008D386F">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4a1. El sistema muestra una lista vacía.</w:t>
            </w:r>
          </w:p>
        </w:tc>
      </w:tr>
      <w:tr w:rsidR="00D117D2" w14:paraId="00A68C54"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3F17E7B8" w14:textId="77777777" w:rsidR="00D117D2" w:rsidRDefault="00D117D2" w:rsidP="006B62F8">
            <w:pPr>
              <w:spacing w:line="276" w:lineRule="auto"/>
              <w:jc w:val="both"/>
              <w:rPr>
                <w:rFonts w:ascii="Arial" w:hAnsi="Arial" w:cs="Arial"/>
              </w:rPr>
            </w:pPr>
            <w:r>
              <w:rPr>
                <w:rFonts w:ascii="Arial" w:hAnsi="Arial" w:cs="Arial"/>
              </w:rPr>
              <w:t>Comentarios</w:t>
            </w:r>
          </w:p>
        </w:tc>
        <w:tc>
          <w:tcPr>
            <w:tcW w:w="6639" w:type="dxa"/>
            <w:tcBorders>
              <w:top w:val="single" w:sz="4" w:space="0" w:color="5B9BD5"/>
              <w:left w:val="single" w:sz="4" w:space="0" w:color="5B9BD5"/>
              <w:bottom w:val="single" w:sz="4" w:space="0" w:color="5B9BD5"/>
              <w:right w:val="single" w:sz="4" w:space="0" w:color="5B9BD5"/>
            </w:tcBorders>
          </w:tcPr>
          <w:p w14:paraId="1321542A"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1062276B" w14:textId="77777777" w:rsidR="00D117D2" w:rsidRDefault="00D117D2" w:rsidP="00D117D2">
      <w:pPr>
        <w:jc w:val="both"/>
        <w:rPr>
          <w:rFonts w:ascii="Arial" w:hAnsi="Arial" w:cs="Arial"/>
        </w:rPr>
      </w:pPr>
    </w:p>
    <w:p w14:paraId="208EF07E" w14:textId="5BE0F6A0" w:rsidR="00D117D2" w:rsidRDefault="004D3213" w:rsidP="004D3213">
      <w:pPr>
        <w:jc w:val="center"/>
        <w:rPr>
          <w:rFonts w:ascii="Arial" w:hAnsi="Arial" w:cs="Arial"/>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9</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Consultar historial de compras</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6639"/>
      </w:tblGrid>
      <w:tr w:rsidR="00D117D2" w14:paraId="29A6FF4B"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6ACCEBB" w14:textId="77777777" w:rsidR="00D117D2" w:rsidRDefault="00D117D2" w:rsidP="006B62F8">
            <w:pPr>
              <w:spacing w:line="276" w:lineRule="auto"/>
              <w:jc w:val="both"/>
              <w:rPr>
                <w:rFonts w:ascii="Arial" w:hAnsi="Arial" w:cs="Arial"/>
              </w:rPr>
            </w:pPr>
            <w:r>
              <w:rPr>
                <w:rFonts w:ascii="Arial" w:hAnsi="Arial" w:cs="Arial"/>
              </w:rPr>
              <w:t>Identificación</w:t>
            </w:r>
          </w:p>
        </w:tc>
        <w:tc>
          <w:tcPr>
            <w:tcW w:w="6639" w:type="dxa"/>
            <w:tcBorders>
              <w:top w:val="single" w:sz="4" w:space="0" w:color="5B9BD5"/>
              <w:left w:val="single" w:sz="4" w:space="0" w:color="5B9BD5"/>
              <w:bottom w:val="single" w:sz="4" w:space="0" w:color="5B9BD5"/>
              <w:right w:val="single" w:sz="4" w:space="0" w:color="5B9BD5"/>
            </w:tcBorders>
          </w:tcPr>
          <w:p w14:paraId="4E839990" w14:textId="77777777" w:rsidR="00D117D2" w:rsidRPr="009D0766"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D0766">
              <w:rPr>
                <w:rFonts w:ascii="Arial" w:hAnsi="Arial" w:cs="Arial"/>
              </w:rPr>
              <w:t>CU00</w:t>
            </w:r>
            <w:r>
              <w:rPr>
                <w:rFonts w:ascii="Arial" w:hAnsi="Arial" w:cs="Arial"/>
              </w:rPr>
              <w:t>9</w:t>
            </w:r>
          </w:p>
        </w:tc>
      </w:tr>
      <w:tr w:rsidR="00D117D2" w14:paraId="6D0E6BF9"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69CB777" w14:textId="77777777" w:rsidR="00D117D2" w:rsidRDefault="00D117D2" w:rsidP="006B62F8">
            <w:pPr>
              <w:spacing w:line="276" w:lineRule="auto"/>
              <w:jc w:val="both"/>
              <w:rPr>
                <w:rFonts w:ascii="Arial" w:hAnsi="Arial" w:cs="Arial"/>
              </w:rPr>
            </w:pPr>
            <w:r>
              <w:rPr>
                <w:rFonts w:ascii="Arial" w:hAnsi="Arial" w:cs="Arial"/>
              </w:rPr>
              <w:t>Nombre</w:t>
            </w:r>
          </w:p>
        </w:tc>
        <w:tc>
          <w:tcPr>
            <w:tcW w:w="6639" w:type="dxa"/>
            <w:tcBorders>
              <w:top w:val="single" w:sz="4" w:space="0" w:color="5B9BD5"/>
              <w:left w:val="single" w:sz="4" w:space="0" w:color="5B9BD5"/>
              <w:bottom w:val="single" w:sz="4" w:space="0" w:color="5B9BD5"/>
              <w:right w:val="single" w:sz="4" w:space="0" w:color="5B9BD5"/>
            </w:tcBorders>
          </w:tcPr>
          <w:p w14:paraId="45371431"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Consultar historial de compras</w:t>
            </w:r>
          </w:p>
        </w:tc>
      </w:tr>
      <w:tr w:rsidR="00D117D2" w14:paraId="40181D84"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D5116EE" w14:textId="77777777" w:rsidR="00D117D2" w:rsidRDefault="00D117D2" w:rsidP="006B62F8">
            <w:pPr>
              <w:spacing w:line="276" w:lineRule="auto"/>
              <w:jc w:val="both"/>
              <w:rPr>
                <w:rFonts w:ascii="Arial" w:hAnsi="Arial" w:cs="Arial"/>
              </w:rPr>
            </w:pPr>
            <w:r>
              <w:rPr>
                <w:rFonts w:ascii="Arial" w:hAnsi="Arial" w:cs="Arial"/>
              </w:rPr>
              <w:t>Actor principal</w:t>
            </w:r>
          </w:p>
        </w:tc>
        <w:tc>
          <w:tcPr>
            <w:tcW w:w="6639" w:type="dxa"/>
            <w:tcBorders>
              <w:top w:val="single" w:sz="4" w:space="0" w:color="5B9BD5"/>
              <w:left w:val="single" w:sz="4" w:space="0" w:color="5B9BD5"/>
              <w:bottom w:val="single" w:sz="4" w:space="0" w:color="5B9BD5"/>
              <w:right w:val="single" w:sz="4" w:space="0" w:color="5B9BD5"/>
            </w:tcBorders>
          </w:tcPr>
          <w:p w14:paraId="0AE9A2D3"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Vendedor</w:t>
            </w:r>
          </w:p>
        </w:tc>
      </w:tr>
      <w:tr w:rsidR="00D117D2" w14:paraId="6131C8DA"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83138E0"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639" w:type="dxa"/>
            <w:tcBorders>
              <w:top w:val="single" w:sz="4" w:space="0" w:color="5B9BD5"/>
              <w:left w:val="single" w:sz="4" w:space="0" w:color="5B9BD5"/>
              <w:bottom w:val="single" w:sz="4" w:space="0" w:color="5B9BD5"/>
              <w:right w:val="single" w:sz="4" w:space="0" w:color="5B9BD5"/>
            </w:tcBorders>
          </w:tcPr>
          <w:p w14:paraId="135FE71C"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10F969C2"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DF34F6D" w14:textId="77777777" w:rsidR="00D117D2" w:rsidRDefault="00D117D2" w:rsidP="006B62F8">
            <w:pPr>
              <w:spacing w:line="276" w:lineRule="auto"/>
              <w:jc w:val="both"/>
              <w:rPr>
                <w:rFonts w:ascii="Arial" w:hAnsi="Arial" w:cs="Arial"/>
              </w:rPr>
            </w:pPr>
            <w:r>
              <w:rPr>
                <w:rFonts w:ascii="Arial" w:hAnsi="Arial" w:cs="Arial"/>
              </w:rPr>
              <w:t>Descripción</w:t>
            </w:r>
          </w:p>
        </w:tc>
        <w:tc>
          <w:tcPr>
            <w:tcW w:w="6639" w:type="dxa"/>
            <w:tcBorders>
              <w:top w:val="single" w:sz="4" w:space="0" w:color="5B9BD5"/>
              <w:left w:val="single" w:sz="4" w:space="0" w:color="5B9BD5"/>
              <w:bottom w:val="single" w:sz="4" w:space="0" w:color="5B9BD5"/>
              <w:right w:val="single" w:sz="4" w:space="0" w:color="5B9BD5"/>
            </w:tcBorders>
          </w:tcPr>
          <w:p w14:paraId="0A3AE896"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usuarios </w:t>
            </w:r>
            <w:r w:rsidRPr="00396BF3">
              <w:rPr>
                <w:rFonts w:ascii="Arial" w:hAnsi="Arial" w:cs="Arial"/>
              </w:rPr>
              <w:t>acceder a</w:t>
            </w:r>
            <w:r>
              <w:rPr>
                <w:rFonts w:ascii="Arial" w:hAnsi="Arial" w:cs="Arial"/>
              </w:rPr>
              <w:t>l</w:t>
            </w:r>
            <w:r w:rsidRPr="00396BF3">
              <w:rPr>
                <w:rFonts w:ascii="Arial" w:hAnsi="Arial" w:cs="Arial"/>
              </w:rPr>
              <w:t xml:space="preserve"> historial de compras en la tienda. Los </w:t>
            </w:r>
            <w:r>
              <w:rPr>
                <w:rFonts w:ascii="Arial" w:hAnsi="Arial" w:cs="Arial"/>
              </w:rPr>
              <w:t xml:space="preserve">usuarios </w:t>
            </w:r>
            <w:r w:rsidRPr="00396BF3">
              <w:rPr>
                <w:rFonts w:ascii="Arial" w:hAnsi="Arial" w:cs="Arial"/>
              </w:rPr>
              <w:t>pueden verificar los detalles de productos comprados en el pasado, así como las fechas y los montos de compra.</w:t>
            </w:r>
          </w:p>
        </w:tc>
      </w:tr>
      <w:tr w:rsidR="00D117D2" w14:paraId="51073864"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B5AF1D8" w14:textId="77777777" w:rsidR="00D117D2" w:rsidRDefault="00D117D2" w:rsidP="006B62F8">
            <w:pPr>
              <w:spacing w:line="276" w:lineRule="auto"/>
              <w:rPr>
                <w:rFonts w:ascii="Arial" w:hAnsi="Arial" w:cs="Arial"/>
              </w:rPr>
            </w:pPr>
            <w:r>
              <w:rPr>
                <w:rFonts w:ascii="Arial" w:hAnsi="Arial" w:cs="Arial"/>
              </w:rPr>
              <w:t>Evento de activación</w:t>
            </w:r>
          </w:p>
        </w:tc>
        <w:tc>
          <w:tcPr>
            <w:tcW w:w="6639" w:type="dxa"/>
            <w:tcBorders>
              <w:top w:val="single" w:sz="4" w:space="0" w:color="5B9BD5"/>
              <w:left w:val="single" w:sz="4" w:space="0" w:color="5B9BD5"/>
              <w:bottom w:val="single" w:sz="4" w:space="0" w:color="5B9BD5"/>
              <w:right w:val="single" w:sz="4" w:space="0" w:color="5B9BD5"/>
            </w:tcBorders>
          </w:tcPr>
          <w:p w14:paraId="7AFCD869"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Consultar historial de compras</w:t>
            </w:r>
            <w:r>
              <w:rPr>
                <w:rFonts w:ascii="Arial" w:hAnsi="Arial" w:cs="Arial"/>
              </w:rPr>
              <w:t>”.</w:t>
            </w:r>
          </w:p>
        </w:tc>
      </w:tr>
      <w:tr w:rsidR="00D117D2" w14:paraId="7DF11E2D"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1D0B4519" w14:textId="77777777" w:rsidR="00D117D2" w:rsidRDefault="00D117D2" w:rsidP="006B62F8">
            <w:pPr>
              <w:spacing w:line="276" w:lineRule="auto"/>
              <w:rPr>
                <w:rFonts w:ascii="Arial" w:hAnsi="Arial" w:cs="Arial"/>
              </w:rPr>
            </w:pPr>
            <w:r>
              <w:rPr>
                <w:rFonts w:ascii="Arial" w:hAnsi="Arial" w:cs="Arial"/>
              </w:rPr>
              <w:t>Precondiciones</w:t>
            </w:r>
          </w:p>
        </w:tc>
        <w:tc>
          <w:tcPr>
            <w:tcW w:w="6639" w:type="dxa"/>
            <w:tcBorders>
              <w:top w:val="single" w:sz="4" w:space="0" w:color="5B9BD5"/>
              <w:left w:val="single" w:sz="4" w:space="0" w:color="5B9BD5"/>
              <w:bottom w:val="single" w:sz="4" w:space="0" w:color="5B9BD5"/>
              <w:right w:val="single" w:sz="4" w:space="0" w:color="5B9BD5"/>
            </w:tcBorders>
          </w:tcPr>
          <w:p w14:paraId="546691B8"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4D18FFED"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61F987D" w14:textId="77777777" w:rsidR="00D117D2" w:rsidRDefault="00D117D2" w:rsidP="006B62F8">
            <w:pPr>
              <w:spacing w:line="276" w:lineRule="auto"/>
              <w:rPr>
                <w:rFonts w:ascii="Arial" w:hAnsi="Arial" w:cs="Arial"/>
              </w:rPr>
            </w:pPr>
            <w:r>
              <w:rPr>
                <w:rFonts w:ascii="Arial" w:hAnsi="Arial" w:cs="Arial"/>
              </w:rPr>
              <w:t>Garantías si éxito</w:t>
            </w:r>
          </w:p>
        </w:tc>
        <w:tc>
          <w:tcPr>
            <w:tcW w:w="6639" w:type="dxa"/>
            <w:tcBorders>
              <w:top w:val="single" w:sz="4" w:space="0" w:color="5B9BD5"/>
              <w:left w:val="single" w:sz="4" w:space="0" w:color="5B9BD5"/>
              <w:bottom w:val="single" w:sz="4" w:space="0" w:color="5B9BD5"/>
              <w:right w:val="single" w:sz="4" w:space="0" w:color="5B9BD5"/>
            </w:tcBorders>
          </w:tcPr>
          <w:p w14:paraId="2529BBDE"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muestra la información de las compras realizadas según alguno de los criterios temporales definidos.</w:t>
            </w:r>
          </w:p>
        </w:tc>
      </w:tr>
      <w:tr w:rsidR="00D117D2" w14:paraId="1C9D56F6"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31EFD7D"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639" w:type="dxa"/>
            <w:tcBorders>
              <w:top w:val="single" w:sz="4" w:space="0" w:color="5B9BD5"/>
              <w:left w:val="single" w:sz="4" w:space="0" w:color="5B9BD5"/>
              <w:bottom w:val="single" w:sz="4" w:space="0" w:color="5B9BD5"/>
              <w:right w:val="single" w:sz="4" w:space="0" w:color="5B9BD5"/>
            </w:tcBorders>
          </w:tcPr>
          <w:p w14:paraId="66EF8ECE"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0F467258"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69A18BFE"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B1DEFA9"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639" w:type="dxa"/>
            <w:tcBorders>
              <w:top w:val="single" w:sz="4" w:space="0" w:color="5B9BD5"/>
              <w:left w:val="single" w:sz="4" w:space="0" w:color="5B9BD5"/>
              <w:bottom w:val="single" w:sz="4" w:space="0" w:color="5B9BD5"/>
              <w:right w:val="single" w:sz="4" w:space="0" w:color="5B9BD5"/>
            </w:tcBorders>
          </w:tcPr>
          <w:p w14:paraId="26800D7F"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E33D14">
              <w:rPr>
                <w:rFonts w:ascii="Arial" w:hAnsi="Arial" w:cs="Arial"/>
              </w:rPr>
              <w:t xml:space="preserve"> </w:t>
            </w:r>
            <w:r>
              <w:rPr>
                <w:rFonts w:ascii="Arial" w:hAnsi="Arial" w:cs="Arial"/>
              </w:rPr>
              <w:t>muestra por defecto un listado con las compras realizadas durante el último mes, ordenadas por fecha.</w:t>
            </w:r>
          </w:p>
          <w:p w14:paraId="1992989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w:t>
            </w:r>
            <w:r w:rsidRPr="00E33D14">
              <w:rPr>
                <w:rFonts w:ascii="Arial" w:hAnsi="Arial" w:cs="Arial"/>
              </w:rPr>
              <w:t xml:space="preserve">El </w:t>
            </w:r>
            <w:r>
              <w:rPr>
                <w:rFonts w:ascii="Arial" w:hAnsi="Arial" w:cs="Arial"/>
              </w:rPr>
              <w:t>usuario puede seleccionar uno de los periodos de tiempo preestablecidos, o bien introducir una fecha de inicio y fin de la consulta.</w:t>
            </w:r>
          </w:p>
          <w:p w14:paraId="27F43EA2"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 El usuario selecciona la opción “</w:t>
            </w:r>
            <w:r w:rsidRPr="00294172">
              <w:rPr>
                <w:rFonts w:ascii="Arial" w:hAnsi="Arial" w:cs="Arial"/>
                <w:i/>
                <w:iCs/>
              </w:rPr>
              <w:t>Refrescar búsqueda</w:t>
            </w:r>
            <w:r>
              <w:rPr>
                <w:rFonts w:ascii="Arial" w:hAnsi="Arial" w:cs="Arial"/>
              </w:rPr>
              <w:t>”.</w:t>
            </w:r>
          </w:p>
          <w:p w14:paraId="601390A9"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4. </w:t>
            </w:r>
            <w:r w:rsidRPr="008605DF">
              <w:rPr>
                <w:rFonts w:ascii="Arial" w:hAnsi="Arial" w:cs="Arial"/>
              </w:rPr>
              <w:t xml:space="preserve">El </w:t>
            </w:r>
            <w:r>
              <w:rPr>
                <w:rFonts w:ascii="Arial" w:hAnsi="Arial" w:cs="Arial"/>
              </w:rPr>
              <w:t>sistema muestra un listado con las compras realizadas durante el periodo de tiempo seleccionado por el usuario, ordenadas por fecha</w:t>
            </w:r>
            <w:r w:rsidRPr="00B5567D">
              <w:rPr>
                <w:rFonts w:ascii="Arial" w:hAnsi="Arial" w:cs="Arial"/>
              </w:rPr>
              <w:t>.</w:t>
            </w:r>
          </w:p>
        </w:tc>
      </w:tr>
      <w:tr w:rsidR="00D117D2" w14:paraId="3E5BEBD4"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5847EFD" w14:textId="77777777" w:rsidR="00D117D2" w:rsidRDefault="00D117D2" w:rsidP="006B62F8">
            <w:pPr>
              <w:spacing w:line="276" w:lineRule="auto"/>
              <w:jc w:val="both"/>
              <w:rPr>
                <w:rFonts w:ascii="Arial" w:hAnsi="Arial" w:cs="Arial"/>
              </w:rPr>
            </w:pPr>
            <w:r>
              <w:rPr>
                <w:rFonts w:ascii="Arial" w:hAnsi="Arial" w:cs="Arial"/>
              </w:rPr>
              <w:lastRenderedPageBreak/>
              <w:t>Extensiones</w:t>
            </w:r>
          </w:p>
        </w:tc>
        <w:tc>
          <w:tcPr>
            <w:tcW w:w="6639" w:type="dxa"/>
            <w:tcBorders>
              <w:top w:val="single" w:sz="4" w:space="0" w:color="5B9BD5"/>
              <w:left w:val="single" w:sz="4" w:space="0" w:color="5B9BD5"/>
              <w:bottom w:val="single" w:sz="4" w:space="0" w:color="5B9BD5"/>
              <w:right w:val="single" w:sz="4" w:space="0" w:color="5B9BD5"/>
            </w:tcBorders>
          </w:tcPr>
          <w:p w14:paraId="7708A971"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1a. No existen compras realizadas durante el último mes.</w:t>
            </w:r>
          </w:p>
          <w:p w14:paraId="225945DE" w14:textId="273A88CA" w:rsidR="00D117D2" w:rsidRDefault="00D117D2" w:rsidP="005F4336">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2a1. El sistema muestra una lista vacía.</w:t>
            </w:r>
          </w:p>
          <w:p w14:paraId="55DA2C31"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 No existen ventas realizadas durante en el periodo de tiempo seleccionado por el usuario.</w:t>
            </w:r>
          </w:p>
          <w:p w14:paraId="2DDE25C6" w14:textId="0B9E70AC" w:rsidR="00D117D2" w:rsidRDefault="00D117D2" w:rsidP="005F4336">
            <w:pPr>
              <w:spacing w:line="276" w:lineRule="auto"/>
              <w:ind w:left="70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4a1. El sistema muestra una lista vacía.</w:t>
            </w:r>
          </w:p>
        </w:tc>
      </w:tr>
      <w:tr w:rsidR="00D117D2" w14:paraId="259C37D9"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773081E" w14:textId="77777777" w:rsidR="00D117D2" w:rsidRDefault="00D117D2" w:rsidP="006B62F8">
            <w:pPr>
              <w:spacing w:line="276" w:lineRule="auto"/>
              <w:jc w:val="both"/>
              <w:rPr>
                <w:rFonts w:ascii="Arial" w:hAnsi="Arial" w:cs="Arial"/>
              </w:rPr>
            </w:pPr>
            <w:r>
              <w:rPr>
                <w:rFonts w:ascii="Arial" w:hAnsi="Arial" w:cs="Arial"/>
              </w:rPr>
              <w:t>Comentarios</w:t>
            </w:r>
          </w:p>
        </w:tc>
        <w:tc>
          <w:tcPr>
            <w:tcW w:w="6639" w:type="dxa"/>
            <w:tcBorders>
              <w:top w:val="single" w:sz="4" w:space="0" w:color="5B9BD5"/>
              <w:left w:val="single" w:sz="4" w:space="0" w:color="5B9BD5"/>
              <w:bottom w:val="single" w:sz="4" w:space="0" w:color="5B9BD5"/>
              <w:right w:val="single" w:sz="4" w:space="0" w:color="5B9BD5"/>
            </w:tcBorders>
          </w:tcPr>
          <w:p w14:paraId="430B5A83"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751734A7" w14:textId="77777777" w:rsidR="00D117D2" w:rsidRDefault="00D117D2" w:rsidP="00D117D2">
      <w:pPr>
        <w:jc w:val="both"/>
        <w:rPr>
          <w:rFonts w:ascii="Arial" w:hAnsi="Arial" w:cs="Arial"/>
        </w:rPr>
      </w:pPr>
    </w:p>
    <w:p w14:paraId="164BED0C" w14:textId="5227575D" w:rsidR="00D117D2" w:rsidRPr="001B43E0" w:rsidRDefault="001B43E0" w:rsidP="001B43E0">
      <w:pPr>
        <w:jc w:val="center"/>
        <w:rPr>
          <w:rFonts w:ascii="Arial" w:hAnsi="Arial" w:cs="Arial"/>
          <w:i/>
          <w:iCs/>
          <w:color w:val="595959" w:themeColor="text1" w:themeTint="A6"/>
        </w:rPr>
      </w:pPr>
      <w:r w:rsidRPr="00634A2D">
        <w:rPr>
          <w:rFonts w:ascii="Arial" w:hAnsi="Arial" w:cs="Arial"/>
          <w:i/>
          <w:iCs/>
          <w:color w:val="595959" w:themeColor="text1" w:themeTint="A6"/>
        </w:rPr>
        <w:t>Tabla 1</w:t>
      </w:r>
      <w:r>
        <w:rPr>
          <w:rFonts w:ascii="Arial" w:hAnsi="Arial" w:cs="Arial"/>
          <w:i/>
          <w:iCs/>
          <w:color w:val="595959" w:themeColor="text1" w:themeTint="A6"/>
        </w:rPr>
        <w:t>0</w:t>
      </w:r>
      <w:r w:rsidRPr="00634A2D">
        <w:rPr>
          <w:rFonts w:ascii="Arial" w:hAnsi="Arial" w:cs="Arial"/>
          <w:i/>
          <w:iCs/>
          <w:color w:val="595959" w:themeColor="text1" w:themeTint="A6"/>
        </w:rPr>
        <w:t xml:space="preserve"> – Especificación del caso de uso </w:t>
      </w:r>
      <w:r>
        <w:rPr>
          <w:rFonts w:ascii="Arial" w:hAnsi="Arial" w:cs="Arial"/>
          <w:i/>
          <w:iCs/>
          <w:color w:val="595959" w:themeColor="text1" w:themeTint="A6"/>
        </w:rPr>
        <w:t>Consultar historial de ventas</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6639"/>
      </w:tblGrid>
      <w:tr w:rsidR="00D117D2" w14:paraId="7E991FFB" w14:textId="77777777" w:rsidTr="006B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9D19AEE" w14:textId="77777777" w:rsidR="00D117D2" w:rsidRDefault="00D117D2" w:rsidP="006B62F8">
            <w:pPr>
              <w:spacing w:line="276" w:lineRule="auto"/>
              <w:jc w:val="both"/>
              <w:rPr>
                <w:rFonts w:ascii="Arial" w:hAnsi="Arial" w:cs="Arial"/>
              </w:rPr>
            </w:pPr>
            <w:r>
              <w:rPr>
                <w:rFonts w:ascii="Arial" w:hAnsi="Arial" w:cs="Arial"/>
              </w:rPr>
              <w:t>Identificación</w:t>
            </w:r>
          </w:p>
        </w:tc>
        <w:tc>
          <w:tcPr>
            <w:tcW w:w="6639" w:type="dxa"/>
            <w:tcBorders>
              <w:top w:val="single" w:sz="4" w:space="0" w:color="5B9BD5"/>
              <w:left w:val="single" w:sz="4" w:space="0" w:color="5B9BD5"/>
              <w:bottom w:val="single" w:sz="4" w:space="0" w:color="5B9BD5"/>
              <w:right w:val="single" w:sz="4" w:space="0" w:color="5B9BD5"/>
            </w:tcBorders>
          </w:tcPr>
          <w:p w14:paraId="793197CA" w14:textId="77777777" w:rsidR="00D117D2" w:rsidRPr="009D0766" w:rsidRDefault="00D117D2" w:rsidP="006B62F8">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D0766">
              <w:rPr>
                <w:rFonts w:ascii="Arial" w:hAnsi="Arial" w:cs="Arial"/>
              </w:rPr>
              <w:t>CU0</w:t>
            </w:r>
            <w:r>
              <w:rPr>
                <w:rFonts w:ascii="Arial" w:hAnsi="Arial" w:cs="Arial"/>
              </w:rPr>
              <w:t>10</w:t>
            </w:r>
          </w:p>
        </w:tc>
      </w:tr>
      <w:tr w:rsidR="00D117D2" w14:paraId="2828D6AC"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36CED46" w14:textId="77777777" w:rsidR="00D117D2" w:rsidRDefault="00D117D2" w:rsidP="006B62F8">
            <w:pPr>
              <w:spacing w:line="276" w:lineRule="auto"/>
              <w:jc w:val="both"/>
              <w:rPr>
                <w:rFonts w:ascii="Arial" w:hAnsi="Arial" w:cs="Arial"/>
              </w:rPr>
            </w:pPr>
            <w:r>
              <w:rPr>
                <w:rFonts w:ascii="Arial" w:hAnsi="Arial" w:cs="Arial"/>
              </w:rPr>
              <w:t>Nombre</w:t>
            </w:r>
          </w:p>
        </w:tc>
        <w:tc>
          <w:tcPr>
            <w:tcW w:w="6639" w:type="dxa"/>
            <w:tcBorders>
              <w:top w:val="single" w:sz="4" w:space="0" w:color="5B9BD5"/>
              <w:left w:val="single" w:sz="4" w:space="0" w:color="5B9BD5"/>
              <w:bottom w:val="single" w:sz="4" w:space="0" w:color="5B9BD5"/>
              <w:right w:val="single" w:sz="4" w:space="0" w:color="5B9BD5"/>
            </w:tcBorders>
          </w:tcPr>
          <w:p w14:paraId="14D77178"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Consultar historial de ventas</w:t>
            </w:r>
          </w:p>
        </w:tc>
      </w:tr>
      <w:tr w:rsidR="00D117D2" w14:paraId="5F902FEF"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41C0424D" w14:textId="77777777" w:rsidR="00D117D2" w:rsidRDefault="00D117D2" w:rsidP="006B62F8">
            <w:pPr>
              <w:spacing w:line="276" w:lineRule="auto"/>
              <w:jc w:val="both"/>
              <w:rPr>
                <w:rFonts w:ascii="Arial" w:hAnsi="Arial" w:cs="Arial"/>
              </w:rPr>
            </w:pPr>
            <w:r>
              <w:rPr>
                <w:rFonts w:ascii="Arial" w:hAnsi="Arial" w:cs="Arial"/>
              </w:rPr>
              <w:t>Actor principal</w:t>
            </w:r>
          </w:p>
        </w:tc>
        <w:tc>
          <w:tcPr>
            <w:tcW w:w="6639" w:type="dxa"/>
            <w:tcBorders>
              <w:top w:val="single" w:sz="4" w:space="0" w:color="5B9BD5"/>
              <w:left w:val="single" w:sz="4" w:space="0" w:color="5B9BD5"/>
              <w:bottom w:val="single" w:sz="4" w:space="0" w:color="5B9BD5"/>
              <w:right w:val="single" w:sz="4" w:space="0" w:color="5B9BD5"/>
            </w:tcBorders>
          </w:tcPr>
          <w:p w14:paraId="07BC5832"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Vendedor</w:t>
            </w:r>
          </w:p>
        </w:tc>
      </w:tr>
      <w:tr w:rsidR="00D117D2" w14:paraId="6BBC7CD5"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398BBF63" w14:textId="77777777" w:rsidR="00D117D2" w:rsidRDefault="00D117D2" w:rsidP="006B62F8">
            <w:pPr>
              <w:spacing w:line="276" w:lineRule="auto"/>
              <w:jc w:val="both"/>
              <w:rPr>
                <w:rFonts w:ascii="Arial" w:hAnsi="Arial" w:cs="Arial"/>
              </w:rPr>
            </w:pPr>
            <w:r>
              <w:rPr>
                <w:rFonts w:ascii="Arial" w:hAnsi="Arial" w:cs="Arial"/>
              </w:rPr>
              <w:t>Actores secundarios</w:t>
            </w:r>
          </w:p>
        </w:tc>
        <w:tc>
          <w:tcPr>
            <w:tcW w:w="6639" w:type="dxa"/>
            <w:tcBorders>
              <w:top w:val="single" w:sz="4" w:space="0" w:color="5B9BD5"/>
              <w:left w:val="single" w:sz="4" w:space="0" w:color="5B9BD5"/>
              <w:bottom w:val="single" w:sz="4" w:space="0" w:color="5B9BD5"/>
              <w:right w:val="single" w:sz="4" w:space="0" w:color="5B9BD5"/>
            </w:tcBorders>
          </w:tcPr>
          <w:p w14:paraId="413A117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117D2" w14:paraId="57C2461B"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390DF496" w14:textId="77777777" w:rsidR="00D117D2" w:rsidRDefault="00D117D2" w:rsidP="006B62F8">
            <w:pPr>
              <w:spacing w:line="276" w:lineRule="auto"/>
              <w:jc w:val="both"/>
              <w:rPr>
                <w:rFonts w:ascii="Arial" w:hAnsi="Arial" w:cs="Arial"/>
              </w:rPr>
            </w:pPr>
            <w:r>
              <w:rPr>
                <w:rFonts w:ascii="Arial" w:hAnsi="Arial" w:cs="Arial"/>
              </w:rPr>
              <w:t>Descripción</w:t>
            </w:r>
          </w:p>
        </w:tc>
        <w:tc>
          <w:tcPr>
            <w:tcW w:w="6639" w:type="dxa"/>
            <w:tcBorders>
              <w:top w:val="single" w:sz="4" w:space="0" w:color="5B9BD5"/>
              <w:left w:val="single" w:sz="4" w:space="0" w:color="5B9BD5"/>
              <w:bottom w:val="single" w:sz="4" w:space="0" w:color="5B9BD5"/>
              <w:right w:val="single" w:sz="4" w:space="0" w:color="5B9BD5"/>
            </w:tcBorders>
          </w:tcPr>
          <w:p w14:paraId="676CE60C"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usuarios </w:t>
            </w:r>
            <w:r w:rsidRPr="00396BF3">
              <w:rPr>
                <w:rFonts w:ascii="Arial" w:hAnsi="Arial" w:cs="Arial"/>
              </w:rPr>
              <w:t>acceder a</w:t>
            </w:r>
            <w:r>
              <w:rPr>
                <w:rFonts w:ascii="Arial" w:hAnsi="Arial" w:cs="Arial"/>
              </w:rPr>
              <w:t>l</w:t>
            </w:r>
            <w:r w:rsidRPr="00396BF3">
              <w:rPr>
                <w:rFonts w:ascii="Arial" w:hAnsi="Arial" w:cs="Arial"/>
              </w:rPr>
              <w:t xml:space="preserve"> historial de </w:t>
            </w:r>
            <w:r>
              <w:rPr>
                <w:rFonts w:ascii="Arial" w:hAnsi="Arial" w:cs="Arial"/>
              </w:rPr>
              <w:t>ventas</w:t>
            </w:r>
            <w:r w:rsidRPr="00396BF3">
              <w:rPr>
                <w:rFonts w:ascii="Arial" w:hAnsi="Arial" w:cs="Arial"/>
              </w:rPr>
              <w:t xml:space="preserve"> en la tienda. Los </w:t>
            </w:r>
            <w:r>
              <w:rPr>
                <w:rFonts w:ascii="Arial" w:hAnsi="Arial" w:cs="Arial"/>
              </w:rPr>
              <w:t xml:space="preserve">usuarios </w:t>
            </w:r>
            <w:r w:rsidRPr="00396BF3">
              <w:rPr>
                <w:rFonts w:ascii="Arial" w:hAnsi="Arial" w:cs="Arial"/>
              </w:rPr>
              <w:t xml:space="preserve">pueden verificar los detalles de productos </w:t>
            </w:r>
            <w:r>
              <w:rPr>
                <w:rFonts w:ascii="Arial" w:hAnsi="Arial" w:cs="Arial"/>
              </w:rPr>
              <w:t xml:space="preserve">vendidos </w:t>
            </w:r>
            <w:r w:rsidRPr="00396BF3">
              <w:rPr>
                <w:rFonts w:ascii="Arial" w:hAnsi="Arial" w:cs="Arial"/>
              </w:rPr>
              <w:t xml:space="preserve">en el pasado, así como las fechas y los montos de </w:t>
            </w:r>
            <w:r>
              <w:rPr>
                <w:rFonts w:ascii="Arial" w:hAnsi="Arial" w:cs="Arial"/>
              </w:rPr>
              <w:t>venta</w:t>
            </w:r>
            <w:r w:rsidRPr="00396BF3">
              <w:rPr>
                <w:rFonts w:ascii="Arial" w:hAnsi="Arial" w:cs="Arial"/>
              </w:rPr>
              <w:t>.</w:t>
            </w:r>
          </w:p>
        </w:tc>
      </w:tr>
      <w:tr w:rsidR="00D117D2" w14:paraId="4407F90F"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3085B4A" w14:textId="77777777" w:rsidR="00D117D2" w:rsidRDefault="00D117D2" w:rsidP="006B62F8">
            <w:pPr>
              <w:spacing w:line="276" w:lineRule="auto"/>
              <w:rPr>
                <w:rFonts w:ascii="Arial" w:hAnsi="Arial" w:cs="Arial"/>
              </w:rPr>
            </w:pPr>
            <w:r>
              <w:rPr>
                <w:rFonts w:ascii="Arial" w:hAnsi="Arial" w:cs="Arial"/>
              </w:rPr>
              <w:t>Evento de activación</w:t>
            </w:r>
          </w:p>
        </w:tc>
        <w:tc>
          <w:tcPr>
            <w:tcW w:w="6639" w:type="dxa"/>
            <w:tcBorders>
              <w:top w:val="single" w:sz="4" w:space="0" w:color="5B9BD5"/>
              <w:left w:val="single" w:sz="4" w:space="0" w:color="5B9BD5"/>
              <w:bottom w:val="single" w:sz="4" w:space="0" w:color="5B9BD5"/>
              <w:right w:val="single" w:sz="4" w:space="0" w:color="5B9BD5"/>
            </w:tcBorders>
          </w:tcPr>
          <w:p w14:paraId="02A30BCA"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Consultar historial de ventas</w:t>
            </w:r>
            <w:r>
              <w:rPr>
                <w:rFonts w:ascii="Arial" w:hAnsi="Arial" w:cs="Arial"/>
              </w:rPr>
              <w:t>”.</w:t>
            </w:r>
          </w:p>
        </w:tc>
      </w:tr>
      <w:tr w:rsidR="00D117D2" w14:paraId="36846E71"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0EA8288" w14:textId="77777777" w:rsidR="00D117D2" w:rsidRDefault="00D117D2" w:rsidP="006B62F8">
            <w:pPr>
              <w:spacing w:line="276" w:lineRule="auto"/>
              <w:rPr>
                <w:rFonts w:ascii="Arial" w:hAnsi="Arial" w:cs="Arial"/>
              </w:rPr>
            </w:pPr>
            <w:r>
              <w:rPr>
                <w:rFonts w:ascii="Arial" w:hAnsi="Arial" w:cs="Arial"/>
              </w:rPr>
              <w:t>Precondiciones</w:t>
            </w:r>
          </w:p>
        </w:tc>
        <w:tc>
          <w:tcPr>
            <w:tcW w:w="6639" w:type="dxa"/>
            <w:tcBorders>
              <w:top w:val="single" w:sz="4" w:space="0" w:color="5B9BD5"/>
              <w:left w:val="single" w:sz="4" w:space="0" w:color="5B9BD5"/>
              <w:bottom w:val="single" w:sz="4" w:space="0" w:color="5B9BD5"/>
              <w:right w:val="single" w:sz="4" w:space="0" w:color="5B9BD5"/>
            </w:tcBorders>
          </w:tcPr>
          <w:p w14:paraId="3F9E49DD"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D117D2" w14:paraId="6B8C8EC1"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118DAB1D" w14:textId="77777777" w:rsidR="00D117D2" w:rsidRDefault="00D117D2" w:rsidP="006B62F8">
            <w:pPr>
              <w:spacing w:line="276" w:lineRule="auto"/>
              <w:rPr>
                <w:rFonts w:ascii="Arial" w:hAnsi="Arial" w:cs="Arial"/>
              </w:rPr>
            </w:pPr>
            <w:r>
              <w:rPr>
                <w:rFonts w:ascii="Arial" w:hAnsi="Arial" w:cs="Arial"/>
              </w:rPr>
              <w:t>Garantías si éxito</w:t>
            </w:r>
          </w:p>
        </w:tc>
        <w:tc>
          <w:tcPr>
            <w:tcW w:w="6639" w:type="dxa"/>
            <w:tcBorders>
              <w:top w:val="single" w:sz="4" w:space="0" w:color="5B9BD5"/>
              <w:left w:val="single" w:sz="4" w:space="0" w:color="5B9BD5"/>
              <w:bottom w:val="single" w:sz="4" w:space="0" w:color="5B9BD5"/>
              <w:right w:val="single" w:sz="4" w:space="0" w:color="5B9BD5"/>
            </w:tcBorders>
          </w:tcPr>
          <w:p w14:paraId="02EA24A5"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muestra la información de las ventas realizadas según alguno de los criterios temporales definidos.</w:t>
            </w:r>
          </w:p>
        </w:tc>
      </w:tr>
      <w:tr w:rsidR="00D117D2" w14:paraId="29892A0F"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A4D6087" w14:textId="77777777" w:rsidR="00D117D2" w:rsidRDefault="00D117D2" w:rsidP="006B62F8">
            <w:pPr>
              <w:spacing w:line="276" w:lineRule="auto"/>
              <w:jc w:val="both"/>
              <w:rPr>
                <w:rFonts w:ascii="Arial" w:hAnsi="Arial" w:cs="Arial"/>
              </w:rPr>
            </w:pPr>
            <w:r>
              <w:rPr>
                <w:rFonts w:ascii="Arial" w:hAnsi="Arial" w:cs="Arial"/>
              </w:rPr>
              <w:t>Garantías mínimas</w:t>
            </w:r>
          </w:p>
        </w:tc>
        <w:tc>
          <w:tcPr>
            <w:tcW w:w="6639" w:type="dxa"/>
            <w:tcBorders>
              <w:top w:val="single" w:sz="4" w:space="0" w:color="5B9BD5"/>
              <w:left w:val="single" w:sz="4" w:space="0" w:color="5B9BD5"/>
              <w:bottom w:val="single" w:sz="4" w:space="0" w:color="5B9BD5"/>
              <w:right w:val="single" w:sz="4" w:space="0" w:color="5B9BD5"/>
            </w:tcBorders>
          </w:tcPr>
          <w:p w14:paraId="557CE080"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32BD76F4"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D117D2" w14:paraId="3E1D4D8C"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E1F5CDD" w14:textId="77777777" w:rsidR="00D117D2" w:rsidRDefault="00D117D2" w:rsidP="006B62F8">
            <w:pPr>
              <w:spacing w:line="276" w:lineRule="auto"/>
              <w:jc w:val="both"/>
              <w:rPr>
                <w:rFonts w:ascii="Arial" w:hAnsi="Arial" w:cs="Arial"/>
              </w:rPr>
            </w:pPr>
            <w:r>
              <w:rPr>
                <w:rFonts w:ascii="Arial" w:hAnsi="Arial" w:cs="Arial"/>
              </w:rPr>
              <w:t>Escenario principal</w:t>
            </w:r>
          </w:p>
        </w:tc>
        <w:tc>
          <w:tcPr>
            <w:tcW w:w="6639" w:type="dxa"/>
            <w:tcBorders>
              <w:top w:val="single" w:sz="4" w:space="0" w:color="5B9BD5"/>
              <w:left w:val="single" w:sz="4" w:space="0" w:color="5B9BD5"/>
              <w:bottom w:val="single" w:sz="4" w:space="0" w:color="5B9BD5"/>
              <w:right w:val="single" w:sz="4" w:space="0" w:color="5B9BD5"/>
            </w:tcBorders>
          </w:tcPr>
          <w:p w14:paraId="643A54D6"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E33D14">
              <w:rPr>
                <w:rFonts w:ascii="Arial" w:hAnsi="Arial" w:cs="Arial"/>
              </w:rPr>
              <w:t xml:space="preserve"> </w:t>
            </w:r>
            <w:r>
              <w:rPr>
                <w:rFonts w:ascii="Arial" w:hAnsi="Arial" w:cs="Arial"/>
              </w:rPr>
              <w:t>muestra por defecto un listado con las ventas realizadas durante el último mes, ordenadas por fecha.</w:t>
            </w:r>
          </w:p>
          <w:p w14:paraId="2CD58BAE"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w:t>
            </w:r>
            <w:r w:rsidRPr="00E33D14">
              <w:rPr>
                <w:rFonts w:ascii="Arial" w:hAnsi="Arial" w:cs="Arial"/>
              </w:rPr>
              <w:t xml:space="preserve">El </w:t>
            </w:r>
            <w:r>
              <w:rPr>
                <w:rFonts w:ascii="Arial" w:hAnsi="Arial" w:cs="Arial"/>
              </w:rPr>
              <w:t>usuario puede seleccionar uno de los periodos de tiempo preestablecidos, o bien introducir una fecha de inicio y fin de la consulta.</w:t>
            </w:r>
          </w:p>
          <w:p w14:paraId="175C684E"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 El usuario selecciona la opción “</w:t>
            </w:r>
            <w:r w:rsidRPr="00294172">
              <w:rPr>
                <w:rFonts w:ascii="Arial" w:hAnsi="Arial" w:cs="Arial"/>
                <w:i/>
                <w:iCs/>
              </w:rPr>
              <w:t>Refrescar búsqueda</w:t>
            </w:r>
            <w:r>
              <w:rPr>
                <w:rFonts w:ascii="Arial" w:hAnsi="Arial" w:cs="Arial"/>
              </w:rPr>
              <w:t>”.</w:t>
            </w:r>
          </w:p>
          <w:p w14:paraId="4F1A46DC"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4. </w:t>
            </w:r>
            <w:r w:rsidRPr="008605DF">
              <w:rPr>
                <w:rFonts w:ascii="Arial" w:hAnsi="Arial" w:cs="Arial"/>
              </w:rPr>
              <w:t xml:space="preserve">El </w:t>
            </w:r>
            <w:r>
              <w:rPr>
                <w:rFonts w:ascii="Arial" w:hAnsi="Arial" w:cs="Arial"/>
              </w:rPr>
              <w:t>sistema muestra un listado con las ventas realizadas durante el periodo de tiempo seleccionado por el usuario, ordenadas por fecha</w:t>
            </w:r>
            <w:r w:rsidRPr="00B5567D">
              <w:rPr>
                <w:rFonts w:ascii="Arial" w:hAnsi="Arial" w:cs="Arial"/>
              </w:rPr>
              <w:t>.</w:t>
            </w:r>
          </w:p>
        </w:tc>
      </w:tr>
      <w:tr w:rsidR="00D117D2" w14:paraId="7BB8AE94" w14:textId="77777777" w:rsidTr="006B62F8">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534D5B8" w14:textId="77777777" w:rsidR="00D117D2" w:rsidRDefault="00D117D2" w:rsidP="006B62F8">
            <w:pPr>
              <w:spacing w:line="276" w:lineRule="auto"/>
              <w:jc w:val="both"/>
              <w:rPr>
                <w:rFonts w:ascii="Arial" w:hAnsi="Arial" w:cs="Arial"/>
              </w:rPr>
            </w:pPr>
            <w:r>
              <w:rPr>
                <w:rFonts w:ascii="Arial" w:hAnsi="Arial" w:cs="Arial"/>
              </w:rPr>
              <w:t>Extensiones</w:t>
            </w:r>
          </w:p>
        </w:tc>
        <w:tc>
          <w:tcPr>
            <w:tcW w:w="6639" w:type="dxa"/>
            <w:tcBorders>
              <w:top w:val="single" w:sz="4" w:space="0" w:color="5B9BD5"/>
              <w:left w:val="single" w:sz="4" w:space="0" w:color="5B9BD5"/>
              <w:bottom w:val="single" w:sz="4" w:space="0" w:color="5B9BD5"/>
              <w:right w:val="single" w:sz="4" w:space="0" w:color="5B9BD5"/>
            </w:tcBorders>
          </w:tcPr>
          <w:p w14:paraId="56F7AFDC"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1a. No existen ventas realizadas durante el último mes.</w:t>
            </w:r>
          </w:p>
          <w:p w14:paraId="772277B7"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2a1. El sistema muestra una lista vacía.</w:t>
            </w:r>
          </w:p>
          <w:p w14:paraId="00579DCC"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4a. No existen ventas realizadas durante en el periodo de tiempo seleccionado por el usuario.</w:t>
            </w:r>
          </w:p>
          <w:p w14:paraId="3C4D4764" w14:textId="77777777" w:rsidR="00D117D2" w:rsidRDefault="00D117D2" w:rsidP="006B62F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4a1. El sistema muestra una lista vacía.</w:t>
            </w:r>
          </w:p>
        </w:tc>
      </w:tr>
      <w:tr w:rsidR="00D117D2" w14:paraId="5C5158B0" w14:textId="77777777" w:rsidTr="006B6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70E5787" w14:textId="77777777" w:rsidR="00D117D2" w:rsidRDefault="00D117D2" w:rsidP="006B62F8">
            <w:pPr>
              <w:spacing w:line="276" w:lineRule="auto"/>
              <w:jc w:val="both"/>
              <w:rPr>
                <w:rFonts w:ascii="Arial" w:hAnsi="Arial" w:cs="Arial"/>
              </w:rPr>
            </w:pPr>
            <w:r>
              <w:rPr>
                <w:rFonts w:ascii="Arial" w:hAnsi="Arial" w:cs="Arial"/>
              </w:rPr>
              <w:t>Comentarios</w:t>
            </w:r>
          </w:p>
        </w:tc>
        <w:tc>
          <w:tcPr>
            <w:tcW w:w="6639" w:type="dxa"/>
            <w:tcBorders>
              <w:top w:val="single" w:sz="4" w:space="0" w:color="5B9BD5"/>
              <w:left w:val="single" w:sz="4" w:space="0" w:color="5B9BD5"/>
              <w:bottom w:val="single" w:sz="4" w:space="0" w:color="5B9BD5"/>
              <w:right w:val="single" w:sz="4" w:space="0" w:color="5B9BD5"/>
            </w:tcBorders>
          </w:tcPr>
          <w:p w14:paraId="7C40C84E" w14:textId="77777777" w:rsidR="00D117D2" w:rsidRDefault="00D117D2" w:rsidP="006B62F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37C4379F" w14:textId="77777777" w:rsidR="00D117D2" w:rsidRDefault="00D117D2" w:rsidP="00D117D2">
      <w:pPr>
        <w:rPr>
          <w:rFonts w:ascii="Arial" w:hAnsi="Arial" w:cs="Arial"/>
        </w:rPr>
      </w:pPr>
    </w:p>
    <w:p w14:paraId="484E1E8D" w14:textId="77777777" w:rsidR="00F9335E" w:rsidRDefault="00F9335E" w:rsidP="00D117D2">
      <w:pPr>
        <w:rPr>
          <w:rFonts w:ascii="Arial" w:hAnsi="Arial" w:cs="Arial"/>
        </w:rPr>
      </w:pPr>
    </w:p>
    <w:p w14:paraId="40F9FFBF" w14:textId="677A8D0E" w:rsidR="00F9335E" w:rsidRPr="001B43E0" w:rsidRDefault="0090298C" w:rsidP="0090298C">
      <w:pPr>
        <w:jc w:val="center"/>
        <w:rPr>
          <w:rFonts w:ascii="Arial" w:hAnsi="Arial" w:cs="Arial"/>
          <w:i/>
          <w:iCs/>
          <w:color w:val="595959" w:themeColor="text1" w:themeTint="A6"/>
        </w:rPr>
      </w:pPr>
      <w:bookmarkStart w:id="52" w:name="_Toc164060907"/>
      <w:r w:rsidRPr="0090298C">
        <w:rPr>
          <w:rFonts w:ascii="Arial" w:hAnsi="Arial" w:cs="Arial"/>
          <w:i/>
          <w:iCs/>
          <w:color w:val="595959" w:themeColor="text1" w:themeTint="A6"/>
        </w:rPr>
        <w:lastRenderedPageBreak/>
        <w:t xml:space="preserve">Tabla </w:t>
      </w:r>
      <w:r w:rsidRPr="0090298C">
        <w:rPr>
          <w:rFonts w:ascii="Arial" w:hAnsi="Arial" w:cs="Arial"/>
          <w:i/>
          <w:iCs/>
          <w:color w:val="595959" w:themeColor="text1" w:themeTint="A6"/>
        </w:rPr>
        <w:fldChar w:fldCharType="begin"/>
      </w:r>
      <w:r w:rsidRPr="0090298C">
        <w:rPr>
          <w:rFonts w:ascii="Arial" w:hAnsi="Arial" w:cs="Arial"/>
          <w:i/>
          <w:iCs/>
          <w:color w:val="595959" w:themeColor="text1" w:themeTint="A6"/>
        </w:rPr>
        <w:instrText xml:space="preserve"> SEQ Tabla \* ARABIC </w:instrText>
      </w:r>
      <w:r w:rsidRPr="0090298C">
        <w:rPr>
          <w:rFonts w:ascii="Arial" w:hAnsi="Arial" w:cs="Arial"/>
          <w:i/>
          <w:iCs/>
          <w:color w:val="595959" w:themeColor="text1" w:themeTint="A6"/>
        </w:rPr>
        <w:fldChar w:fldCharType="separate"/>
      </w:r>
      <w:r>
        <w:rPr>
          <w:rFonts w:ascii="Arial" w:hAnsi="Arial" w:cs="Arial"/>
          <w:i/>
          <w:iCs/>
          <w:noProof/>
          <w:color w:val="595959" w:themeColor="text1" w:themeTint="A6"/>
        </w:rPr>
        <w:t>1</w:t>
      </w:r>
      <w:r w:rsidRPr="0090298C">
        <w:rPr>
          <w:rFonts w:ascii="Arial" w:hAnsi="Arial" w:cs="Arial"/>
          <w:i/>
          <w:iCs/>
          <w:color w:val="595959" w:themeColor="text1" w:themeTint="A6"/>
        </w:rPr>
        <w:fldChar w:fldCharType="end"/>
      </w:r>
      <w:r w:rsidRPr="0090298C">
        <w:rPr>
          <w:rFonts w:ascii="Arial" w:hAnsi="Arial" w:cs="Arial"/>
          <w:i/>
          <w:iCs/>
          <w:color w:val="595959" w:themeColor="text1" w:themeTint="A6"/>
        </w:rPr>
        <w:t>1</w:t>
      </w:r>
      <w:r w:rsidR="00F9335E" w:rsidRPr="00634A2D">
        <w:rPr>
          <w:rFonts w:ascii="Arial" w:hAnsi="Arial" w:cs="Arial"/>
          <w:i/>
          <w:iCs/>
          <w:color w:val="595959" w:themeColor="text1" w:themeTint="A6"/>
        </w:rPr>
        <w:t xml:space="preserve"> – Especificación del caso de uso </w:t>
      </w:r>
      <w:r w:rsidR="00F9335E">
        <w:rPr>
          <w:rFonts w:ascii="Arial" w:hAnsi="Arial" w:cs="Arial"/>
          <w:i/>
          <w:iCs/>
          <w:color w:val="595959" w:themeColor="text1" w:themeTint="A6"/>
        </w:rPr>
        <w:t xml:space="preserve">Consultar historial de </w:t>
      </w:r>
      <w:r w:rsidR="00167DD3">
        <w:rPr>
          <w:rFonts w:ascii="Arial" w:hAnsi="Arial" w:cs="Arial"/>
          <w:i/>
          <w:iCs/>
          <w:color w:val="595959" w:themeColor="text1" w:themeTint="A6"/>
        </w:rPr>
        <w:t>reembolsos</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6639"/>
      </w:tblGrid>
      <w:tr w:rsidR="00F9335E" w14:paraId="6E48E6B4" w14:textId="77777777" w:rsidTr="006F6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1D51110" w14:textId="77777777" w:rsidR="00F9335E" w:rsidRDefault="00F9335E" w:rsidP="006F6E91">
            <w:pPr>
              <w:spacing w:line="276" w:lineRule="auto"/>
              <w:jc w:val="both"/>
              <w:rPr>
                <w:rFonts w:ascii="Arial" w:hAnsi="Arial" w:cs="Arial"/>
              </w:rPr>
            </w:pPr>
            <w:r>
              <w:rPr>
                <w:rFonts w:ascii="Arial" w:hAnsi="Arial" w:cs="Arial"/>
              </w:rPr>
              <w:t>Identificación</w:t>
            </w:r>
          </w:p>
        </w:tc>
        <w:tc>
          <w:tcPr>
            <w:tcW w:w="6639" w:type="dxa"/>
            <w:tcBorders>
              <w:top w:val="single" w:sz="4" w:space="0" w:color="5B9BD5"/>
              <w:left w:val="single" w:sz="4" w:space="0" w:color="5B9BD5"/>
              <w:bottom w:val="single" w:sz="4" w:space="0" w:color="5B9BD5"/>
              <w:right w:val="single" w:sz="4" w:space="0" w:color="5B9BD5"/>
            </w:tcBorders>
          </w:tcPr>
          <w:p w14:paraId="75FC6202" w14:textId="7B07D6AC" w:rsidR="00F9335E" w:rsidRPr="009D0766" w:rsidRDefault="00F9335E" w:rsidP="006F6E91">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D0766">
              <w:rPr>
                <w:rFonts w:ascii="Arial" w:hAnsi="Arial" w:cs="Arial"/>
              </w:rPr>
              <w:t>CU0</w:t>
            </w:r>
            <w:r>
              <w:rPr>
                <w:rFonts w:ascii="Arial" w:hAnsi="Arial" w:cs="Arial"/>
              </w:rPr>
              <w:t>1</w:t>
            </w:r>
            <w:r w:rsidR="00744A97">
              <w:rPr>
                <w:rFonts w:ascii="Arial" w:hAnsi="Arial" w:cs="Arial"/>
              </w:rPr>
              <w:t>1</w:t>
            </w:r>
          </w:p>
        </w:tc>
      </w:tr>
      <w:tr w:rsidR="00F9335E" w14:paraId="664B9D95" w14:textId="77777777" w:rsidTr="006F6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DC76A84" w14:textId="77777777" w:rsidR="00F9335E" w:rsidRDefault="00F9335E" w:rsidP="006F6E91">
            <w:pPr>
              <w:spacing w:line="276" w:lineRule="auto"/>
              <w:jc w:val="both"/>
              <w:rPr>
                <w:rFonts w:ascii="Arial" w:hAnsi="Arial" w:cs="Arial"/>
              </w:rPr>
            </w:pPr>
            <w:r>
              <w:rPr>
                <w:rFonts w:ascii="Arial" w:hAnsi="Arial" w:cs="Arial"/>
              </w:rPr>
              <w:t>Nombre</w:t>
            </w:r>
          </w:p>
        </w:tc>
        <w:tc>
          <w:tcPr>
            <w:tcW w:w="6639" w:type="dxa"/>
            <w:tcBorders>
              <w:top w:val="single" w:sz="4" w:space="0" w:color="5B9BD5"/>
              <w:left w:val="single" w:sz="4" w:space="0" w:color="5B9BD5"/>
              <w:bottom w:val="single" w:sz="4" w:space="0" w:color="5B9BD5"/>
              <w:right w:val="single" w:sz="4" w:space="0" w:color="5B9BD5"/>
            </w:tcBorders>
          </w:tcPr>
          <w:p w14:paraId="664E5624" w14:textId="2F157418" w:rsidR="00F9335E" w:rsidRDefault="00F9335E" w:rsidP="00F9335E">
            <w:pPr>
              <w:tabs>
                <w:tab w:val="left" w:pos="3324"/>
              </w:tabs>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Consultar historial de reembolsos</w:t>
            </w:r>
          </w:p>
        </w:tc>
      </w:tr>
      <w:tr w:rsidR="00F9335E" w14:paraId="66E7DCAB" w14:textId="77777777" w:rsidTr="006F6E91">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7DE95CA7" w14:textId="77777777" w:rsidR="00F9335E" w:rsidRDefault="00F9335E" w:rsidP="006F6E91">
            <w:pPr>
              <w:spacing w:line="276" w:lineRule="auto"/>
              <w:jc w:val="both"/>
              <w:rPr>
                <w:rFonts w:ascii="Arial" w:hAnsi="Arial" w:cs="Arial"/>
              </w:rPr>
            </w:pPr>
            <w:r>
              <w:rPr>
                <w:rFonts w:ascii="Arial" w:hAnsi="Arial" w:cs="Arial"/>
              </w:rPr>
              <w:t>Actor principal</w:t>
            </w:r>
          </w:p>
        </w:tc>
        <w:tc>
          <w:tcPr>
            <w:tcW w:w="6639" w:type="dxa"/>
            <w:tcBorders>
              <w:top w:val="single" w:sz="4" w:space="0" w:color="5B9BD5"/>
              <w:left w:val="single" w:sz="4" w:space="0" w:color="5B9BD5"/>
              <w:bottom w:val="single" w:sz="4" w:space="0" w:color="5B9BD5"/>
              <w:right w:val="single" w:sz="4" w:space="0" w:color="5B9BD5"/>
            </w:tcBorders>
          </w:tcPr>
          <w:p w14:paraId="7C9478B6" w14:textId="44D89D15" w:rsidR="00F9335E" w:rsidRDefault="00F9335E" w:rsidP="00F9335E">
            <w:pPr>
              <w:tabs>
                <w:tab w:val="center" w:pos="3211"/>
              </w:tabs>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Vendedor</w:t>
            </w:r>
          </w:p>
        </w:tc>
      </w:tr>
      <w:tr w:rsidR="00F9335E" w14:paraId="39B228A2" w14:textId="77777777" w:rsidTr="006F6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68098461" w14:textId="77777777" w:rsidR="00F9335E" w:rsidRDefault="00F9335E" w:rsidP="006F6E91">
            <w:pPr>
              <w:spacing w:line="276" w:lineRule="auto"/>
              <w:jc w:val="both"/>
              <w:rPr>
                <w:rFonts w:ascii="Arial" w:hAnsi="Arial" w:cs="Arial"/>
              </w:rPr>
            </w:pPr>
            <w:r>
              <w:rPr>
                <w:rFonts w:ascii="Arial" w:hAnsi="Arial" w:cs="Arial"/>
              </w:rPr>
              <w:t>Actores secundarios</w:t>
            </w:r>
          </w:p>
        </w:tc>
        <w:tc>
          <w:tcPr>
            <w:tcW w:w="6639" w:type="dxa"/>
            <w:tcBorders>
              <w:top w:val="single" w:sz="4" w:space="0" w:color="5B9BD5"/>
              <w:left w:val="single" w:sz="4" w:space="0" w:color="5B9BD5"/>
              <w:bottom w:val="single" w:sz="4" w:space="0" w:color="5B9BD5"/>
              <w:right w:val="single" w:sz="4" w:space="0" w:color="5B9BD5"/>
            </w:tcBorders>
          </w:tcPr>
          <w:p w14:paraId="50286B88" w14:textId="77777777"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F9335E" w14:paraId="2A521DC4" w14:textId="77777777" w:rsidTr="006F6E91">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2CD9BBB" w14:textId="77777777" w:rsidR="00F9335E" w:rsidRDefault="00F9335E" w:rsidP="006F6E91">
            <w:pPr>
              <w:spacing w:line="276" w:lineRule="auto"/>
              <w:jc w:val="both"/>
              <w:rPr>
                <w:rFonts w:ascii="Arial" w:hAnsi="Arial" w:cs="Arial"/>
              </w:rPr>
            </w:pPr>
            <w:r>
              <w:rPr>
                <w:rFonts w:ascii="Arial" w:hAnsi="Arial" w:cs="Arial"/>
              </w:rPr>
              <w:t>Descripción</w:t>
            </w:r>
          </w:p>
        </w:tc>
        <w:tc>
          <w:tcPr>
            <w:tcW w:w="6639" w:type="dxa"/>
            <w:tcBorders>
              <w:top w:val="single" w:sz="4" w:space="0" w:color="5B9BD5"/>
              <w:left w:val="single" w:sz="4" w:space="0" w:color="5B9BD5"/>
              <w:bottom w:val="single" w:sz="4" w:space="0" w:color="5B9BD5"/>
              <w:right w:val="single" w:sz="4" w:space="0" w:color="5B9BD5"/>
            </w:tcBorders>
          </w:tcPr>
          <w:p w14:paraId="24DC1659" w14:textId="6CC6517F"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0A30BD">
              <w:rPr>
                <w:rFonts w:ascii="Arial" w:hAnsi="Arial" w:cs="Arial"/>
              </w:rPr>
              <w:t xml:space="preserve">ermite a los </w:t>
            </w:r>
            <w:r>
              <w:rPr>
                <w:rFonts w:ascii="Arial" w:hAnsi="Arial" w:cs="Arial"/>
              </w:rPr>
              <w:t xml:space="preserve">usuarios </w:t>
            </w:r>
            <w:r w:rsidRPr="00396BF3">
              <w:rPr>
                <w:rFonts w:ascii="Arial" w:hAnsi="Arial" w:cs="Arial"/>
              </w:rPr>
              <w:t>acceder a</w:t>
            </w:r>
            <w:r>
              <w:rPr>
                <w:rFonts w:ascii="Arial" w:hAnsi="Arial" w:cs="Arial"/>
              </w:rPr>
              <w:t>l</w:t>
            </w:r>
            <w:r w:rsidRPr="00396BF3">
              <w:rPr>
                <w:rFonts w:ascii="Arial" w:hAnsi="Arial" w:cs="Arial"/>
              </w:rPr>
              <w:t xml:space="preserve"> historial de </w:t>
            </w:r>
            <w:r w:rsidR="00363090">
              <w:rPr>
                <w:rFonts w:ascii="Arial" w:hAnsi="Arial" w:cs="Arial"/>
              </w:rPr>
              <w:t>rembolsos</w:t>
            </w:r>
            <w:r w:rsidRPr="00396BF3">
              <w:rPr>
                <w:rFonts w:ascii="Arial" w:hAnsi="Arial" w:cs="Arial"/>
              </w:rPr>
              <w:t xml:space="preserve"> en la tienda. Los </w:t>
            </w:r>
            <w:r>
              <w:rPr>
                <w:rFonts w:ascii="Arial" w:hAnsi="Arial" w:cs="Arial"/>
              </w:rPr>
              <w:t xml:space="preserve">usuarios </w:t>
            </w:r>
            <w:r w:rsidRPr="00396BF3">
              <w:rPr>
                <w:rFonts w:ascii="Arial" w:hAnsi="Arial" w:cs="Arial"/>
              </w:rPr>
              <w:t xml:space="preserve">pueden verificar los detalles de productos </w:t>
            </w:r>
            <w:r>
              <w:rPr>
                <w:rFonts w:ascii="Arial" w:hAnsi="Arial" w:cs="Arial"/>
              </w:rPr>
              <w:t xml:space="preserve">vendidos </w:t>
            </w:r>
            <w:r w:rsidRPr="00396BF3">
              <w:rPr>
                <w:rFonts w:ascii="Arial" w:hAnsi="Arial" w:cs="Arial"/>
              </w:rPr>
              <w:t xml:space="preserve">en el pasado, así como las fechas y los montos de </w:t>
            </w:r>
            <w:r>
              <w:rPr>
                <w:rFonts w:ascii="Arial" w:hAnsi="Arial" w:cs="Arial"/>
              </w:rPr>
              <w:t>venta</w:t>
            </w:r>
            <w:r w:rsidRPr="00396BF3">
              <w:rPr>
                <w:rFonts w:ascii="Arial" w:hAnsi="Arial" w:cs="Arial"/>
              </w:rPr>
              <w:t>.</w:t>
            </w:r>
          </w:p>
        </w:tc>
      </w:tr>
      <w:tr w:rsidR="00F9335E" w14:paraId="6846E27C" w14:textId="77777777" w:rsidTr="006F6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2B4CB2FC" w14:textId="77777777" w:rsidR="00F9335E" w:rsidRDefault="00F9335E" w:rsidP="006F6E91">
            <w:pPr>
              <w:spacing w:line="276" w:lineRule="auto"/>
              <w:rPr>
                <w:rFonts w:ascii="Arial" w:hAnsi="Arial" w:cs="Arial"/>
              </w:rPr>
            </w:pPr>
            <w:r>
              <w:rPr>
                <w:rFonts w:ascii="Arial" w:hAnsi="Arial" w:cs="Arial"/>
              </w:rPr>
              <w:t>Evento de activación</w:t>
            </w:r>
          </w:p>
        </w:tc>
        <w:tc>
          <w:tcPr>
            <w:tcW w:w="6639" w:type="dxa"/>
            <w:tcBorders>
              <w:top w:val="single" w:sz="4" w:space="0" w:color="5B9BD5"/>
              <w:left w:val="single" w:sz="4" w:space="0" w:color="5B9BD5"/>
              <w:bottom w:val="single" w:sz="4" w:space="0" w:color="5B9BD5"/>
              <w:right w:val="single" w:sz="4" w:space="0" w:color="5B9BD5"/>
            </w:tcBorders>
          </w:tcPr>
          <w:p w14:paraId="387B2BAA" w14:textId="15AA2FD4"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usuario selecciona la opción de “</w:t>
            </w:r>
            <w:r>
              <w:rPr>
                <w:rFonts w:ascii="Arial" w:hAnsi="Arial" w:cs="Arial"/>
                <w:i/>
                <w:iCs/>
              </w:rPr>
              <w:t xml:space="preserve">Consultar historial de </w:t>
            </w:r>
            <w:r w:rsidR="00EE3E7B">
              <w:rPr>
                <w:rFonts w:ascii="Arial" w:hAnsi="Arial" w:cs="Arial"/>
                <w:i/>
                <w:iCs/>
              </w:rPr>
              <w:t>reembolsos</w:t>
            </w:r>
            <w:r>
              <w:rPr>
                <w:rFonts w:ascii="Arial" w:hAnsi="Arial" w:cs="Arial"/>
              </w:rPr>
              <w:t>”.</w:t>
            </w:r>
          </w:p>
        </w:tc>
      </w:tr>
      <w:tr w:rsidR="00F9335E" w14:paraId="281B24FF" w14:textId="77777777" w:rsidTr="006F6E91">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26BA510" w14:textId="77777777" w:rsidR="00F9335E" w:rsidRDefault="00F9335E" w:rsidP="006F6E91">
            <w:pPr>
              <w:spacing w:line="276" w:lineRule="auto"/>
              <w:rPr>
                <w:rFonts w:ascii="Arial" w:hAnsi="Arial" w:cs="Arial"/>
              </w:rPr>
            </w:pPr>
            <w:r>
              <w:rPr>
                <w:rFonts w:ascii="Arial" w:hAnsi="Arial" w:cs="Arial"/>
              </w:rPr>
              <w:t>Precondiciones</w:t>
            </w:r>
          </w:p>
        </w:tc>
        <w:tc>
          <w:tcPr>
            <w:tcW w:w="6639" w:type="dxa"/>
            <w:tcBorders>
              <w:top w:val="single" w:sz="4" w:space="0" w:color="5B9BD5"/>
              <w:left w:val="single" w:sz="4" w:space="0" w:color="5B9BD5"/>
              <w:bottom w:val="single" w:sz="4" w:space="0" w:color="5B9BD5"/>
              <w:right w:val="single" w:sz="4" w:space="0" w:color="5B9BD5"/>
            </w:tcBorders>
          </w:tcPr>
          <w:p w14:paraId="76A80D82" w14:textId="77777777"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ha iniciado sesión en el sistema con sus credenciales.</w:t>
            </w:r>
          </w:p>
        </w:tc>
      </w:tr>
      <w:tr w:rsidR="00F9335E" w14:paraId="555DA469" w14:textId="77777777" w:rsidTr="006F6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34672347" w14:textId="77777777" w:rsidR="00F9335E" w:rsidRDefault="00F9335E" w:rsidP="006F6E91">
            <w:pPr>
              <w:spacing w:line="276" w:lineRule="auto"/>
              <w:rPr>
                <w:rFonts w:ascii="Arial" w:hAnsi="Arial" w:cs="Arial"/>
              </w:rPr>
            </w:pPr>
            <w:r>
              <w:rPr>
                <w:rFonts w:ascii="Arial" w:hAnsi="Arial" w:cs="Arial"/>
              </w:rPr>
              <w:t>Garantías si éxito</w:t>
            </w:r>
          </w:p>
        </w:tc>
        <w:tc>
          <w:tcPr>
            <w:tcW w:w="6639" w:type="dxa"/>
            <w:tcBorders>
              <w:top w:val="single" w:sz="4" w:space="0" w:color="5B9BD5"/>
              <w:left w:val="single" w:sz="4" w:space="0" w:color="5B9BD5"/>
              <w:bottom w:val="single" w:sz="4" w:space="0" w:color="5B9BD5"/>
              <w:right w:val="single" w:sz="4" w:space="0" w:color="5B9BD5"/>
            </w:tcBorders>
          </w:tcPr>
          <w:p w14:paraId="73C1300F" w14:textId="45C791BC"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muestra la información de l</w:t>
            </w:r>
            <w:r w:rsidR="00363090">
              <w:rPr>
                <w:rFonts w:ascii="Arial" w:hAnsi="Arial" w:cs="Arial"/>
              </w:rPr>
              <w:t xml:space="preserve">os reembolsos </w:t>
            </w:r>
            <w:r>
              <w:rPr>
                <w:rFonts w:ascii="Arial" w:hAnsi="Arial" w:cs="Arial"/>
              </w:rPr>
              <w:t>realizad</w:t>
            </w:r>
            <w:r w:rsidR="00363090">
              <w:rPr>
                <w:rFonts w:ascii="Arial" w:hAnsi="Arial" w:cs="Arial"/>
              </w:rPr>
              <w:t>o</w:t>
            </w:r>
            <w:r>
              <w:rPr>
                <w:rFonts w:ascii="Arial" w:hAnsi="Arial" w:cs="Arial"/>
              </w:rPr>
              <w:t>s según alguno de los criterios temporales definidos.</w:t>
            </w:r>
          </w:p>
        </w:tc>
      </w:tr>
      <w:tr w:rsidR="00F9335E" w14:paraId="14EB05E5" w14:textId="77777777" w:rsidTr="006F6E91">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4793ED1" w14:textId="77777777" w:rsidR="00F9335E" w:rsidRDefault="00F9335E" w:rsidP="006F6E91">
            <w:pPr>
              <w:spacing w:line="276" w:lineRule="auto"/>
              <w:jc w:val="both"/>
              <w:rPr>
                <w:rFonts w:ascii="Arial" w:hAnsi="Arial" w:cs="Arial"/>
              </w:rPr>
            </w:pPr>
            <w:r>
              <w:rPr>
                <w:rFonts w:ascii="Arial" w:hAnsi="Arial" w:cs="Arial"/>
              </w:rPr>
              <w:t>Garantías mínimas</w:t>
            </w:r>
          </w:p>
        </w:tc>
        <w:tc>
          <w:tcPr>
            <w:tcW w:w="6639" w:type="dxa"/>
            <w:tcBorders>
              <w:top w:val="single" w:sz="4" w:space="0" w:color="5B9BD5"/>
              <w:left w:val="single" w:sz="4" w:space="0" w:color="5B9BD5"/>
              <w:bottom w:val="single" w:sz="4" w:space="0" w:color="5B9BD5"/>
              <w:right w:val="single" w:sz="4" w:space="0" w:color="5B9BD5"/>
            </w:tcBorders>
          </w:tcPr>
          <w:p w14:paraId="3A6B9644" w14:textId="77777777"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sistema permanece en el mismo estado que al principio del caso de uso.</w:t>
            </w:r>
          </w:p>
          <w:p w14:paraId="4C708D56" w14:textId="77777777"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 usuario puede seguir navegando por la aplicación web, si dispone de conexión a internet.</w:t>
            </w:r>
          </w:p>
        </w:tc>
      </w:tr>
      <w:tr w:rsidR="00F9335E" w14:paraId="25B980F7" w14:textId="77777777" w:rsidTr="006F6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174DDA04" w14:textId="77777777" w:rsidR="00F9335E" w:rsidRDefault="00F9335E" w:rsidP="006F6E91">
            <w:pPr>
              <w:spacing w:line="276" w:lineRule="auto"/>
              <w:jc w:val="both"/>
              <w:rPr>
                <w:rFonts w:ascii="Arial" w:hAnsi="Arial" w:cs="Arial"/>
              </w:rPr>
            </w:pPr>
            <w:r>
              <w:rPr>
                <w:rFonts w:ascii="Arial" w:hAnsi="Arial" w:cs="Arial"/>
              </w:rPr>
              <w:t>Escenario principal</w:t>
            </w:r>
          </w:p>
        </w:tc>
        <w:tc>
          <w:tcPr>
            <w:tcW w:w="6639" w:type="dxa"/>
            <w:tcBorders>
              <w:top w:val="single" w:sz="4" w:space="0" w:color="5B9BD5"/>
              <w:left w:val="single" w:sz="4" w:space="0" w:color="5B9BD5"/>
              <w:bottom w:val="single" w:sz="4" w:space="0" w:color="5B9BD5"/>
              <w:right w:val="single" w:sz="4" w:space="0" w:color="5B9BD5"/>
            </w:tcBorders>
          </w:tcPr>
          <w:p w14:paraId="20B18B4B" w14:textId="39CD8B09"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El sistema</w:t>
            </w:r>
            <w:r w:rsidRPr="00E33D14">
              <w:rPr>
                <w:rFonts w:ascii="Arial" w:hAnsi="Arial" w:cs="Arial"/>
              </w:rPr>
              <w:t xml:space="preserve"> </w:t>
            </w:r>
            <w:r>
              <w:rPr>
                <w:rFonts w:ascii="Arial" w:hAnsi="Arial" w:cs="Arial"/>
              </w:rPr>
              <w:t>muestra por defecto un listado con l</w:t>
            </w:r>
            <w:r w:rsidR="00363090">
              <w:rPr>
                <w:rFonts w:ascii="Arial" w:hAnsi="Arial" w:cs="Arial"/>
              </w:rPr>
              <w:t xml:space="preserve">os reembolsos </w:t>
            </w:r>
            <w:r>
              <w:rPr>
                <w:rFonts w:ascii="Arial" w:hAnsi="Arial" w:cs="Arial"/>
              </w:rPr>
              <w:t>realizad</w:t>
            </w:r>
            <w:r w:rsidR="00363090">
              <w:rPr>
                <w:rFonts w:ascii="Arial" w:hAnsi="Arial" w:cs="Arial"/>
              </w:rPr>
              <w:t>o</w:t>
            </w:r>
            <w:r>
              <w:rPr>
                <w:rFonts w:ascii="Arial" w:hAnsi="Arial" w:cs="Arial"/>
              </w:rPr>
              <w:t>s durante el último mes, ordenadas por fecha.</w:t>
            </w:r>
          </w:p>
          <w:p w14:paraId="56398CCB" w14:textId="77777777"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w:t>
            </w:r>
            <w:r w:rsidRPr="00E33D14">
              <w:rPr>
                <w:rFonts w:ascii="Arial" w:hAnsi="Arial" w:cs="Arial"/>
              </w:rPr>
              <w:t xml:space="preserve">El </w:t>
            </w:r>
            <w:r>
              <w:rPr>
                <w:rFonts w:ascii="Arial" w:hAnsi="Arial" w:cs="Arial"/>
              </w:rPr>
              <w:t>usuario puede seleccionar uno de los periodos de tiempo preestablecidos, o bien introducir una fecha de inicio y fin de la consulta.</w:t>
            </w:r>
          </w:p>
          <w:p w14:paraId="78DB2BB3" w14:textId="77777777"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 El usuario selecciona la opción “</w:t>
            </w:r>
            <w:r w:rsidRPr="00294172">
              <w:rPr>
                <w:rFonts w:ascii="Arial" w:hAnsi="Arial" w:cs="Arial"/>
                <w:i/>
                <w:iCs/>
              </w:rPr>
              <w:t>Refrescar búsqueda</w:t>
            </w:r>
            <w:r>
              <w:rPr>
                <w:rFonts w:ascii="Arial" w:hAnsi="Arial" w:cs="Arial"/>
              </w:rPr>
              <w:t>”.</w:t>
            </w:r>
          </w:p>
          <w:p w14:paraId="0B2857B5" w14:textId="65C7F981"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4. </w:t>
            </w:r>
            <w:r w:rsidRPr="008605DF">
              <w:rPr>
                <w:rFonts w:ascii="Arial" w:hAnsi="Arial" w:cs="Arial"/>
              </w:rPr>
              <w:t xml:space="preserve">El </w:t>
            </w:r>
            <w:r>
              <w:rPr>
                <w:rFonts w:ascii="Arial" w:hAnsi="Arial" w:cs="Arial"/>
              </w:rPr>
              <w:t>sistema muestra un listado con l</w:t>
            </w:r>
            <w:r w:rsidR="00363090">
              <w:rPr>
                <w:rFonts w:ascii="Arial" w:hAnsi="Arial" w:cs="Arial"/>
              </w:rPr>
              <w:t xml:space="preserve">os reembolsos </w:t>
            </w:r>
            <w:r>
              <w:rPr>
                <w:rFonts w:ascii="Arial" w:hAnsi="Arial" w:cs="Arial"/>
              </w:rPr>
              <w:t>realizad</w:t>
            </w:r>
            <w:r w:rsidR="00363090">
              <w:rPr>
                <w:rFonts w:ascii="Arial" w:hAnsi="Arial" w:cs="Arial"/>
              </w:rPr>
              <w:t>o</w:t>
            </w:r>
            <w:r>
              <w:rPr>
                <w:rFonts w:ascii="Arial" w:hAnsi="Arial" w:cs="Arial"/>
              </w:rPr>
              <w:t>s durante el periodo de tiempo seleccionado por el usuario, ordenadas por fecha</w:t>
            </w:r>
            <w:r w:rsidRPr="00B5567D">
              <w:rPr>
                <w:rFonts w:ascii="Arial" w:hAnsi="Arial" w:cs="Arial"/>
              </w:rPr>
              <w:t>.</w:t>
            </w:r>
          </w:p>
        </w:tc>
      </w:tr>
      <w:tr w:rsidR="00F9335E" w14:paraId="5BF6368D" w14:textId="77777777" w:rsidTr="006F6E91">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58953EC6" w14:textId="77777777" w:rsidR="00F9335E" w:rsidRDefault="00F9335E" w:rsidP="006F6E91">
            <w:pPr>
              <w:spacing w:line="276" w:lineRule="auto"/>
              <w:jc w:val="both"/>
              <w:rPr>
                <w:rFonts w:ascii="Arial" w:hAnsi="Arial" w:cs="Arial"/>
              </w:rPr>
            </w:pPr>
            <w:r>
              <w:rPr>
                <w:rFonts w:ascii="Arial" w:hAnsi="Arial" w:cs="Arial"/>
              </w:rPr>
              <w:t>Extensiones</w:t>
            </w:r>
          </w:p>
        </w:tc>
        <w:tc>
          <w:tcPr>
            <w:tcW w:w="6639" w:type="dxa"/>
            <w:tcBorders>
              <w:top w:val="single" w:sz="4" w:space="0" w:color="5B9BD5"/>
              <w:left w:val="single" w:sz="4" w:space="0" w:color="5B9BD5"/>
              <w:bottom w:val="single" w:sz="4" w:space="0" w:color="5B9BD5"/>
              <w:right w:val="single" w:sz="4" w:space="0" w:color="5B9BD5"/>
            </w:tcBorders>
          </w:tcPr>
          <w:p w14:paraId="709610DC" w14:textId="26550135"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1a. No existen </w:t>
            </w:r>
            <w:r w:rsidR="00363090">
              <w:rPr>
                <w:rFonts w:ascii="Arial" w:hAnsi="Arial" w:cs="Arial"/>
              </w:rPr>
              <w:t xml:space="preserve">reembolsos </w:t>
            </w:r>
            <w:r>
              <w:rPr>
                <w:rFonts w:ascii="Arial" w:hAnsi="Arial" w:cs="Arial"/>
              </w:rPr>
              <w:t>realizad</w:t>
            </w:r>
            <w:r w:rsidR="00363090">
              <w:rPr>
                <w:rFonts w:ascii="Arial" w:hAnsi="Arial" w:cs="Arial"/>
              </w:rPr>
              <w:t>o</w:t>
            </w:r>
            <w:r>
              <w:rPr>
                <w:rFonts w:ascii="Arial" w:hAnsi="Arial" w:cs="Arial"/>
              </w:rPr>
              <w:t>s durante el último mes.</w:t>
            </w:r>
          </w:p>
          <w:p w14:paraId="4811CD72" w14:textId="77777777"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2a1. El sistema muestra una lista vacía.</w:t>
            </w:r>
          </w:p>
          <w:p w14:paraId="6E035C43" w14:textId="54C1CD8E"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4a. No existen </w:t>
            </w:r>
            <w:r w:rsidR="00363090">
              <w:rPr>
                <w:rFonts w:ascii="Arial" w:hAnsi="Arial" w:cs="Arial"/>
              </w:rPr>
              <w:t xml:space="preserve">reembolsos </w:t>
            </w:r>
            <w:r>
              <w:rPr>
                <w:rFonts w:ascii="Arial" w:hAnsi="Arial" w:cs="Arial"/>
              </w:rPr>
              <w:t>realizad</w:t>
            </w:r>
            <w:r w:rsidR="00363090">
              <w:rPr>
                <w:rFonts w:ascii="Arial" w:hAnsi="Arial" w:cs="Arial"/>
              </w:rPr>
              <w:t>o</w:t>
            </w:r>
            <w:r>
              <w:rPr>
                <w:rFonts w:ascii="Arial" w:hAnsi="Arial" w:cs="Arial"/>
              </w:rPr>
              <w:t>s durante en el periodo de tiempo seleccionado por el usuario.</w:t>
            </w:r>
          </w:p>
          <w:p w14:paraId="11F76BFB" w14:textId="77777777" w:rsidR="00F9335E" w:rsidRDefault="00F9335E" w:rsidP="006F6E9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   4a1. El sistema muestra una lista vacía.</w:t>
            </w:r>
          </w:p>
        </w:tc>
      </w:tr>
      <w:tr w:rsidR="00F9335E" w14:paraId="5AF0048E" w14:textId="77777777" w:rsidTr="006F6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5B9BD5"/>
              <w:left w:val="single" w:sz="4" w:space="0" w:color="5B9BD5"/>
              <w:bottom w:val="single" w:sz="4" w:space="0" w:color="5B9BD5"/>
              <w:right w:val="single" w:sz="4" w:space="0" w:color="5B9BD5"/>
            </w:tcBorders>
          </w:tcPr>
          <w:p w14:paraId="0F97AC2C" w14:textId="77777777" w:rsidR="00F9335E" w:rsidRDefault="00F9335E" w:rsidP="006F6E91">
            <w:pPr>
              <w:spacing w:line="276" w:lineRule="auto"/>
              <w:jc w:val="both"/>
              <w:rPr>
                <w:rFonts w:ascii="Arial" w:hAnsi="Arial" w:cs="Arial"/>
              </w:rPr>
            </w:pPr>
            <w:r>
              <w:rPr>
                <w:rFonts w:ascii="Arial" w:hAnsi="Arial" w:cs="Arial"/>
              </w:rPr>
              <w:t>Comentarios</w:t>
            </w:r>
          </w:p>
        </w:tc>
        <w:tc>
          <w:tcPr>
            <w:tcW w:w="6639" w:type="dxa"/>
            <w:tcBorders>
              <w:top w:val="single" w:sz="4" w:space="0" w:color="5B9BD5"/>
              <w:left w:val="single" w:sz="4" w:space="0" w:color="5B9BD5"/>
              <w:bottom w:val="single" w:sz="4" w:space="0" w:color="5B9BD5"/>
              <w:right w:val="single" w:sz="4" w:space="0" w:color="5B9BD5"/>
            </w:tcBorders>
          </w:tcPr>
          <w:p w14:paraId="48B4CB82" w14:textId="77777777" w:rsidR="00F9335E" w:rsidRDefault="00F9335E" w:rsidP="006F6E9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2891B908" w14:textId="77777777" w:rsidR="0034002F" w:rsidRDefault="0034002F" w:rsidP="000D03FF">
      <w:pPr>
        <w:pStyle w:val="Ttulo2"/>
        <w:spacing w:before="240" w:after="120"/>
        <w:rPr>
          <w:rFonts w:ascii="Arial" w:hAnsi="Arial" w:cs="Arial"/>
          <w:b/>
          <w:bCs/>
          <w:color w:val="auto"/>
          <w:sz w:val="24"/>
          <w:szCs w:val="24"/>
        </w:rPr>
      </w:pPr>
    </w:p>
    <w:p w14:paraId="6AA2C630" w14:textId="34FB5251" w:rsidR="000D03FF" w:rsidRDefault="000D03FF" w:rsidP="000D03FF">
      <w:pPr>
        <w:pStyle w:val="Ttulo2"/>
        <w:spacing w:before="240" w:after="120"/>
        <w:rPr>
          <w:rFonts w:ascii="Arial" w:hAnsi="Arial" w:cs="Arial"/>
          <w:b/>
          <w:bCs/>
          <w:color w:val="auto"/>
          <w:sz w:val="24"/>
          <w:szCs w:val="24"/>
        </w:rPr>
      </w:pPr>
      <w:r w:rsidRPr="00EA0FED">
        <w:rPr>
          <w:rFonts w:ascii="Arial" w:hAnsi="Arial" w:cs="Arial"/>
          <w:b/>
          <w:bCs/>
          <w:color w:val="auto"/>
          <w:sz w:val="24"/>
          <w:szCs w:val="24"/>
        </w:rPr>
        <w:t>2.</w:t>
      </w:r>
      <w:r>
        <w:rPr>
          <w:rFonts w:ascii="Arial" w:hAnsi="Arial" w:cs="Arial"/>
          <w:b/>
          <w:bCs/>
          <w:color w:val="auto"/>
          <w:sz w:val="24"/>
          <w:szCs w:val="24"/>
        </w:rPr>
        <w:t>2.</w:t>
      </w:r>
      <w:r w:rsidR="00D62ADB">
        <w:rPr>
          <w:rFonts w:ascii="Arial" w:hAnsi="Arial" w:cs="Arial"/>
          <w:b/>
          <w:bCs/>
          <w:color w:val="auto"/>
          <w:sz w:val="24"/>
          <w:szCs w:val="24"/>
        </w:rPr>
        <w:t>3</w:t>
      </w:r>
      <w:r w:rsidRPr="00EA0FED">
        <w:rPr>
          <w:rFonts w:ascii="Arial" w:hAnsi="Arial" w:cs="Arial"/>
          <w:b/>
          <w:bCs/>
          <w:color w:val="auto"/>
          <w:sz w:val="24"/>
          <w:szCs w:val="24"/>
        </w:rPr>
        <w:t xml:space="preserve"> Requisitos</w:t>
      </w:r>
      <w:r>
        <w:rPr>
          <w:rFonts w:ascii="Arial" w:hAnsi="Arial" w:cs="Arial"/>
          <w:b/>
          <w:bCs/>
          <w:color w:val="auto"/>
          <w:sz w:val="24"/>
          <w:szCs w:val="24"/>
        </w:rPr>
        <w:t xml:space="preserve"> no funcionales</w:t>
      </w:r>
      <w:bookmarkEnd w:id="52"/>
    </w:p>
    <w:p w14:paraId="78D0ECAB" w14:textId="0E63E1D5" w:rsidR="000D03FF" w:rsidRDefault="00F5500A" w:rsidP="000D03FF">
      <w:pPr>
        <w:jc w:val="both"/>
        <w:rPr>
          <w:rFonts w:ascii="Arial" w:hAnsi="Arial" w:cs="Arial"/>
        </w:rPr>
      </w:pPr>
      <w:r>
        <w:rPr>
          <w:rFonts w:ascii="Arial" w:hAnsi="Arial" w:cs="Arial"/>
        </w:rPr>
        <w:t>En la tabla 1</w:t>
      </w:r>
      <w:r w:rsidR="0090298C">
        <w:rPr>
          <w:rFonts w:ascii="Arial" w:hAnsi="Arial" w:cs="Arial"/>
        </w:rPr>
        <w:t>2</w:t>
      </w:r>
      <w:r w:rsidR="00525605">
        <w:rPr>
          <w:rFonts w:ascii="Arial" w:hAnsi="Arial" w:cs="Arial"/>
        </w:rPr>
        <w:t xml:space="preserve">, </w:t>
      </w:r>
      <w:r w:rsidR="00B60EC2">
        <w:rPr>
          <w:rFonts w:ascii="Arial" w:hAnsi="Arial" w:cs="Arial"/>
        </w:rPr>
        <w:t>s</w:t>
      </w:r>
      <w:r w:rsidR="00525605">
        <w:rPr>
          <w:rFonts w:ascii="Arial" w:hAnsi="Arial" w:cs="Arial"/>
        </w:rPr>
        <w:t>e detallan los requisitos no funcionales del sistema a desarrollar</w:t>
      </w:r>
      <w:r w:rsidR="00BC6FC9">
        <w:rPr>
          <w:rFonts w:ascii="Arial" w:hAnsi="Arial" w:cs="Arial"/>
        </w:rPr>
        <w:t>.</w:t>
      </w:r>
    </w:p>
    <w:p w14:paraId="4FAB2116" w14:textId="6D743081" w:rsidR="008A4C5D" w:rsidRPr="0090298C" w:rsidRDefault="0090298C" w:rsidP="0090298C">
      <w:pPr>
        <w:jc w:val="center"/>
        <w:rPr>
          <w:rFonts w:ascii="Arial" w:hAnsi="Arial" w:cs="Arial"/>
          <w:i/>
          <w:iCs/>
          <w:color w:val="595959" w:themeColor="text1" w:themeTint="A6"/>
        </w:rPr>
      </w:pPr>
      <w:r w:rsidRPr="0090298C">
        <w:rPr>
          <w:rFonts w:ascii="Arial" w:hAnsi="Arial" w:cs="Arial"/>
          <w:i/>
          <w:iCs/>
          <w:color w:val="595959" w:themeColor="text1" w:themeTint="A6"/>
        </w:rPr>
        <w:t>Tabla 1</w:t>
      </w:r>
      <w:r w:rsidRPr="0090298C">
        <w:rPr>
          <w:rFonts w:ascii="Arial" w:hAnsi="Arial" w:cs="Arial"/>
          <w:i/>
          <w:iCs/>
          <w:color w:val="595959" w:themeColor="text1" w:themeTint="A6"/>
        </w:rPr>
        <w:fldChar w:fldCharType="begin"/>
      </w:r>
      <w:r w:rsidRPr="0090298C">
        <w:rPr>
          <w:rFonts w:ascii="Arial" w:hAnsi="Arial" w:cs="Arial"/>
          <w:i/>
          <w:iCs/>
          <w:color w:val="595959" w:themeColor="text1" w:themeTint="A6"/>
        </w:rPr>
        <w:instrText xml:space="preserve"> SEQ Tabla \* ARABIC </w:instrText>
      </w:r>
      <w:r w:rsidRPr="0090298C">
        <w:rPr>
          <w:rFonts w:ascii="Arial" w:hAnsi="Arial" w:cs="Arial"/>
          <w:i/>
          <w:iCs/>
          <w:color w:val="595959" w:themeColor="text1" w:themeTint="A6"/>
        </w:rPr>
        <w:fldChar w:fldCharType="separate"/>
      </w:r>
      <w:r w:rsidRPr="0090298C">
        <w:rPr>
          <w:rFonts w:ascii="Arial" w:hAnsi="Arial" w:cs="Arial"/>
          <w:i/>
          <w:iCs/>
          <w:color w:val="595959" w:themeColor="text1" w:themeTint="A6"/>
        </w:rPr>
        <w:t>2</w:t>
      </w:r>
      <w:r w:rsidRPr="0090298C">
        <w:rPr>
          <w:rFonts w:ascii="Arial" w:hAnsi="Arial" w:cs="Arial"/>
          <w:i/>
          <w:iCs/>
          <w:color w:val="595959" w:themeColor="text1" w:themeTint="A6"/>
        </w:rPr>
        <w:fldChar w:fldCharType="end"/>
      </w:r>
      <w:r w:rsidRPr="0090298C">
        <w:rPr>
          <w:rFonts w:ascii="Arial" w:hAnsi="Arial" w:cs="Arial"/>
          <w:i/>
          <w:iCs/>
          <w:color w:val="595959" w:themeColor="text1" w:themeTint="A6"/>
        </w:rPr>
        <w:t xml:space="preserve"> – Requisitos no funcionales</w:t>
      </w:r>
    </w:p>
    <w:tbl>
      <w:tblPr>
        <w:tblStyle w:val="Tablaconcuadrcula1clara-nfasis1"/>
        <w:tblW w:w="0" w:type="auto"/>
        <w:tblLook w:val="04A0" w:firstRow="1" w:lastRow="0" w:firstColumn="1" w:lastColumn="0" w:noHBand="0" w:noVBand="1"/>
      </w:tblPr>
      <w:tblGrid>
        <w:gridCol w:w="2405"/>
        <w:gridCol w:w="2126"/>
        <w:gridCol w:w="3963"/>
      </w:tblGrid>
      <w:tr w:rsidR="00EB54DA" w14:paraId="1389DB1A" w14:textId="77777777" w:rsidTr="008D6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7AC316" w14:textId="0087B06D" w:rsidR="00EB54DA" w:rsidRPr="008D6588" w:rsidRDefault="00EB54DA" w:rsidP="000D03FF">
            <w:pPr>
              <w:jc w:val="both"/>
              <w:rPr>
                <w:rFonts w:ascii="Arial" w:hAnsi="Arial" w:cs="Arial"/>
                <w:spacing w:val="20"/>
              </w:rPr>
            </w:pPr>
            <w:r w:rsidRPr="008D6588">
              <w:rPr>
                <w:rFonts w:ascii="Arial" w:hAnsi="Arial" w:cs="Arial"/>
                <w:spacing w:val="20"/>
              </w:rPr>
              <w:t>Categoría</w:t>
            </w:r>
          </w:p>
        </w:tc>
        <w:tc>
          <w:tcPr>
            <w:tcW w:w="2126" w:type="dxa"/>
          </w:tcPr>
          <w:p w14:paraId="67299ECB" w14:textId="4741A1BE" w:rsidR="00EB54DA" w:rsidRPr="008D6588" w:rsidRDefault="00EB54DA" w:rsidP="000D03FF">
            <w:pPr>
              <w:jc w:val="both"/>
              <w:cnfStyle w:val="100000000000" w:firstRow="1" w:lastRow="0" w:firstColumn="0" w:lastColumn="0" w:oddVBand="0" w:evenVBand="0" w:oddHBand="0" w:evenHBand="0" w:firstRowFirstColumn="0" w:firstRowLastColumn="0" w:lastRowFirstColumn="0" w:lastRowLastColumn="0"/>
              <w:rPr>
                <w:rFonts w:ascii="Arial" w:hAnsi="Arial" w:cs="Arial"/>
                <w:spacing w:val="20"/>
              </w:rPr>
            </w:pPr>
            <w:r w:rsidRPr="008D6588">
              <w:rPr>
                <w:rFonts w:ascii="Arial" w:hAnsi="Arial" w:cs="Arial"/>
                <w:spacing w:val="20"/>
              </w:rPr>
              <w:t>Identificador del requisito</w:t>
            </w:r>
          </w:p>
        </w:tc>
        <w:tc>
          <w:tcPr>
            <w:tcW w:w="3963" w:type="dxa"/>
          </w:tcPr>
          <w:p w14:paraId="1F9ADFD6" w14:textId="22BDD1E2" w:rsidR="00EB54DA" w:rsidRPr="008D6588" w:rsidRDefault="00EB54DA" w:rsidP="000D03FF">
            <w:pPr>
              <w:jc w:val="both"/>
              <w:cnfStyle w:val="100000000000" w:firstRow="1" w:lastRow="0" w:firstColumn="0" w:lastColumn="0" w:oddVBand="0" w:evenVBand="0" w:oddHBand="0" w:evenHBand="0" w:firstRowFirstColumn="0" w:firstRowLastColumn="0" w:lastRowFirstColumn="0" w:lastRowLastColumn="0"/>
              <w:rPr>
                <w:rFonts w:ascii="Arial" w:hAnsi="Arial" w:cs="Arial"/>
                <w:spacing w:val="20"/>
              </w:rPr>
            </w:pPr>
            <w:r w:rsidRPr="008D6588">
              <w:rPr>
                <w:rFonts w:ascii="Arial" w:hAnsi="Arial" w:cs="Arial"/>
                <w:spacing w:val="20"/>
              </w:rPr>
              <w:t>Requisito</w:t>
            </w:r>
          </w:p>
        </w:tc>
      </w:tr>
      <w:tr w:rsidR="00B45406" w14:paraId="4190D7CB" w14:textId="77777777" w:rsidTr="008D6588">
        <w:tc>
          <w:tcPr>
            <w:cnfStyle w:val="001000000000" w:firstRow="0" w:lastRow="0" w:firstColumn="1" w:lastColumn="0" w:oddVBand="0" w:evenVBand="0" w:oddHBand="0" w:evenHBand="0" w:firstRowFirstColumn="0" w:firstRowLastColumn="0" w:lastRowFirstColumn="0" w:lastRowLastColumn="0"/>
            <w:tcW w:w="2405" w:type="dxa"/>
            <w:vMerge w:val="restart"/>
            <w:vAlign w:val="center"/>
          </w:tcPr>
          <w:p w14:paraId="2AA73D6D" w14:textId="09A6F6A5" w:rsidR="00B45406" w:rsidRDefault="00B45406" w:rsidP="008D6588">
            <w:pPr>
              <w:rPr>
                <w:rFonts w:ascii="Arial" w:hAnsi="Arial" w:cs="Arial"/>
              </w:rPr>
            </w:pPr>
            <w:r>
              <w:rPr>
                <w:rFonts w:ascii="Arial" w:hAnsi="Arial" w:cs="Arial"/>
              </w:rPr>
              <w:t>Seguridad</w:t>
            </w:r>
          </w:p>
        </w:tc>
        <w:tc>
          <w:tcPr>
            <w:tcW w:w="2126" w:type="dxa"/>
            <w:vAlign w:val="center"/>
          </w:tcPr>
          <w:p w14:paraId="068E1011" w14:textId="7B5192B1" w:rsidR="00B45406" w:rsidRDefault="00B45406" w:rsidP="008D658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RNF01</w:t>
            </w:r>
          </w:p>
        </w:tc>
        <w:tc>
          <w:tcPr>
            <w:tcW w:w="3963" w:type="dxa"/>
          </w:tcPr>
          <w:p w14:paraId="6CEC554A" w14:textId="61BC8088" w:rsidR="00B45406" w:rsidRDefault="00B45406" w:rsidP="000D03FF">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EB54DA">
              <w:rPr>
                <w:rFonts w:ascii="Arial" w:hAnsi="Arial" w:cs="Arial"/>
              </w:rPr>
              <w:t>El sistema debe verificar la identidad de los usuarios. Esto garantiza que solo las personas autorizadas accedan al sistema.</w:t>
            </w:r>
          </w:p>
        </w:tc>
      </w:tr>
      <w:tr w:rsidR="00B45406" w14:paraId="547A3CC9" w14:textId="77777777" w:rsidTr="008D6588">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6CB34D67" w14:textId="77777777" w:rsidR="00B45406" w:rsidRDefault="00B45406" w:rsidP="008D6588">
            <w:pPr>
              <w:rPr>
                <w:rFonts w:ascii="Arial" w:hAnsi="Arial" w:cs="Arial"/>
              </w:rPr>
            </w:pPr>
          </w:p>
        </w:tc>
        <w:tc>
          <w:tcPr>
            <w:tcW w:w="2126" w:type="dxa"/>
            <w:vAlign w:val="center"/>
          </w:tcPr>
          <w:p w14:paraId="29CBF232" w14:textId="29C6C3F1" w:rsidR="00B45406" w:rsidRDefault="00B45406" w:rsidP="008D658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RNF02</w:t>
            </w:r>
          </w:p>
        </w:tc>
        <w:tc>
          <w:tcPr>
            <w:tcW w:w="3963" w:type="dxa"/>
          </w:tcPr>
          <w:p w14:paraId="35AD4D46" w14:textId="13595441" w:rsidR="00B45406" w:rsidRDefault="00B45406" w:rsidP="000D03FF">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EB54DA">
              <w:rPr>
                <w:rFonts w:ascii="Arial" w:hAnsi="Arial" w:cs="Arial"/>
              </w:rPr>
              <w:t>El sistema debe permitir diferentes niveles de acceso según el rol del usuario. Esto asegura que cada usuario tenga acceso únicamente a la información y funciones que necesita para realizar su trabajo.</w:t>
            </w:r>
          </w:p>
        </w:tc>
      </w:tr>
      <w:tr w:rsidR="00EB54DA" w14:paraId="16A4404E" w14:textId="77777777" w:rsidTr="008D6588">
        <w:tc>
          <w:tcPr>
            <w:cnfStyle w:val="001000000000" w:firstRow="0" w:lastRow="0" w:firstColumn="1" w:lastColumn="0" w:oddVBand="0" w:evenVBand="0" w:oddHBand="0" w:evenHBand="0" w:firstRowFirstColumn="0" w:firstRowLastColumn="0" w:lastRowFirstColumn="0" w:lastRowLastColumn="0"/>
            <w:tcW w:w="2405" w:type="dxa"/>
            <w:vAlign w:val="center"/>
          </w:tcPr>
          <w:p w14:paraId="707ADA5C" w14:textId="1197C54E" w:rsidR="00EB54DA" w:rsidRDefault="00EB54DA" w:rsidP="008D6588">
            <w:pPr>
              <w:rPr>
                <w:rFonts w:ascii="Arial" w:hAnsi="Arial" w:cs="Arial"/>
              </w:rPr>
            </w:pPr>
            <w:r>
              <w:rPr>
                <w:rFonts w:ascii="Arial" w:hAnsi="Arial" w:cs="Arial"/>
              </w:rPr>
              <w:t>Usabilidad</w:t>
            </w:r>
          </w:p>
        </w:tc>
        <w:tc>
          <w:tcPr>
            <w:tcW w:w="2126" w:type="dxa"/>
            <w:vAlign w:val="center"/>
          </w:tcPr>
          <w:p w14:paraId="6577671D" w14:textId="6CED397E" w:rsidR="00EB54DA" w:rsidRDefault="00EB54DA" w:rsidP="008D658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RNF03</w:t>
            </w:r>
          </w:p>
        </w:tc>
        <w:tc>
          <w:tcPr>
            <w:tcW w:w="3963" w:type="dxa"/>
          </w:tcPr>
          <w:p w14:paraId="3417F87A" w14:textId="6E9D877E" w:rsidR="00EB54DA" w:rsidRDefault="00EB54DA" w:rsidP="000D03FF">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EB54DA">
              <w:rPr>
                <w:rFonts w:ascii="Arial" w:hAnsi="Arial" w:cs="Arial"/>
              </w:rPr>
              <w:t>La interfaz de usuario debe ser fácil de entender y utilizar. Esto mejora la experiencia del usuario y reduce la curva de aprendizaje.</w:t>
            </w:r>
          </w:p>
        </w:tc>
      </w:tr>
      <w:tr w:rsidR="00B45406" w14:paraId="7F0F1706" w14:textId="77777777" w:rsidTr="008D6588">
        <w:tc>
          <w:tcPr>
            <w:cnfStyle w:val="001000000000" w:firstRow="0" w:lastRow="0" w:firstColumn="1" w:lastColumn="0" w:oddVBand="0" w:evenVBand="0" w:oddHBand="0" w:evenHBand="0" w:firstRowFirstColumn="0" w:firstRowLastColumn="0" w:lastRowFirstColumn="0" w:lastRowLastColumn="0"/>
            <w:tcW w:w="2405" w:type="dxa"/>
            <w:vMerge w:val="restart"/>
            <w:vAlign w:val="center"/>
          </w:tcPr>
          <w:p w14:paraId="3643BDF6" w14:textId="63F5AF5B" w:rsidR="00B45406" w:rsidRDefault="00B45406" w:rsidP="008D6588">
            <w:pPr>
              <w:rPr>
                <w:rFonts w:ascii="Arial" w:hAnsi="Arial" w:cs="Arial"/>
              </w:rPr>
            </w:pPr>
            <w:r>
              <w:rPr>
                <w:rFonts w:ascii="Arial" w:hAnsi="Arial" w:cs="Arial"/>
              </w:rPr>
              <w:t>Compatibilidad</w:t>
            </w:r>
          </w:p>
        </w:tc>
        <w:tc>
          <w:tcPr>
            <w:tcW w:w="2126" w:type="dxa"/>
            <w:vAlign w:val="center"/>
          </w:tcPr>
          <w:p w14:paraId="2B6E3C92" w14:textId="04531604" w:rsidR="00B45406" w:rsidRDefault="00B45406" w:rsidP="008D658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RNF04</w:t>
            </w:r>
          </w:p>
        </w:tc>
        <w:tc>
          <w:tcPr>
            <w:tcW w:w="3963" w:type="dxa"/>
          </w:tcPr>
          <w:p w14:paraId="5FDB6719" w14:textId="239461AE" w:rsidR="00B45406" w:rsidRDefault="00B45406" w:rsidP="000D03FF">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EB54DA">
              <w:rPr>
                <w:rFonts w:ascii="Arial" w:hAnsi="Arial" w:cs="Arial"/>
              </w:rPr>
              <w:t xml:space="preserve">El sistema debe funcionar correctamente en los navegadores web más </w:t>
            </w:r>
            <w:commentRangeStart w:id="53"/>
            <w:commentRangeStart w:id="54"/>
            <w:r w:rsidRPr="00EB54DA">
              <w:rPr>
                <w:rFonts w:ascii="Arial" w:hAnsi="Arial" w:cs="Arial"/>
              </w:rPr>
              <w:t>utilizados</w:t>
            </w:r>
            <w:commentRangeEnd w:id="53"/>
            <w:r w:rsidR="006A02F7">
              <w:rPr>
                <w:rStyle w:val="Refdecomentario"/>
                <w:rFonts w:ascii="Arial" w:hAnsi="Arial" w:cs="Arial"/>
                <w:sz w:val="22"/>
                <w:szCs w:val="22"/>
              </w:rPr>
              <w:commentReference w:id="53"/>
            </w:r>
            <w:commentRangeEnd w:id="54"/>
            <w:r w:rsidR="0040029B">
              <w:rPr>
                <w:rStyle w:val="Refdecomentario"/>
                <w:rFonts w:ascii="Arial" w:hAnsi="Arial" w:cs="Arial"/>
                <w:sz w:val="22"/>
                <w:szCs w:val="22"/>
              </w:rPr>
              <w:commentReference w:id="54"/>
            </w:r>
            <w:r w:rsidR="0040029B">
              <w:rPr>
                <w:rFonts w:ascii="Arial" w:hAnsi="Arial" w:cs="Arial"/>
              </w:rPr>
              <w:t>: Google Chrome y Mozilla Firefox</w:t>
            </w:r>
            <w:r w:rsidRPr="00EB54DA">
              <w:rPr>
                <w:rFonts w:ascii="Arial" w:hAnsi="Arial" w:cs="Arial"/>
              </w:rPr>
              <w:t>. Esto garantiza que la mayor parte de los usuarios puedan acceder al sistema sin problemas.</w:t>
            </w:r>
          </w:p>
        </w:tc>
      </w:tr>
      <w:tr w:rsidR="00B45406" w14:paraId="211372CA" w14:textId="77777777" w:rsidTr="008D6588">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00F3456F" w14:textId="77777777" w:rsidR="00B45406" w:rsidRDefault="00B45406" w:rsidP="008D6588">
            <w:pPr>
              <w:rPr>
                <w:rFonts w:ascii="Arial" w:hAnsi="Arial" w:cs="Arial"/>
              </w:rPr>
            </w:pPr>
          </w:p>
        </w:tc>
        <w:tc>
          <w:tcPr>
            <w:tcW w:w="2126" w:type="dxa"/>
            <w:vAlign w:val="center"/>
          </w:tcPr>
          <w:p w14:paraId="5BEE322E" w14:textId="01E9793E" w:rsidR="00B45406" w:rsidRDefault="00B45406" w:rsidP="008D658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RNF05</w:t>
            </w:r>
          </w:p>
        </w:tc>
        <w:tc>
          <w:tcPr>
            <w:tcW w:w="3963" w:type="dxa"/>
          </w:tcPr>
          <w:p w14:paraId="0FBB575E" w14:textId="0C4EC3A5" w:rsidR="00B45406" w:rsidRDefault="00B45406" w:rsidP="000D03FF">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EB54DA">
              <w:rPr>
                <w:rFonts w:ascii="Arial" w:hAnsi="Arial" w:cs="Arial"/>
              </w:rPr>
              <w:t>El sistema debe ser accesible desde dispositivos móviles. Esto permite a los usuarios acceder a la información y realizar tareas desde cualquier lugar.</w:t>
            </w:r>
          </w:p>
        </w:tc>
      </w:tr>
    </w:tbl>
    <w:p w14:paraId="18CDEE5F" w14:textId="02ABAAD0" w:rsidR="00F5500A" w:rsidRDefault="00F5500A">
      <w:pPr>
        <w:rPr>
          <w:rFonts w:ascii="Arial" w:hAnsi="Arial" w:cs="Arial"/>
        </w:rPr>
      </w:pPr>
      <w:bookmarkStart w:id="55" w:name="_Toc164060908"/>
    </w:p>
    <w:p w14:paraId="7CF0C159" w14:textId="77777777" w:rsidR="00A17519" w:rsidRDefault="00A17519">
      <w:pPr>
        <w:rPr>
          <w:rFonts w:ascii="Arial" w:hAnsi="Arial" w:cs="Arial"/>
        </w:rPr>
      </w:pPr>
    </w:p>
    <w:p w14:paraId="2A1F10DB" w14:textId="332E7868" w:rsidR="00725797" w:rsidRPr="008D7CA4" w:rsidRDefault="00725797" w:rsidP="008D7CA4">
      <w:pPr>
        <w:spacing w:before="120" w:after="120"/>
        <w:jc w:val="both"/>
        <w:rPr>
          <w:rFonts w:ascii="Arial" w:hAnsi="Arial" w:cs="Arial"/>
          <w:b/>
          <w:bCs/>
          <w:sz w:val="28"/>
          <w:szCs w:val="28"/>
        </w:rPr>
      </w:pPr>
      <w:r w:rsidRPr="008D7CA4">
        <w:rPr>
          <w:rFonts w:ascii="Arial" w:hAnsi="Arial" w:cs="Arial"/>
          <w:b/>
          <w:bCs/>
          <w:sz w:val="28"/>
          <w:szCs w:val="28"/>
        </w:rPr>
        <w:t>2.</w:t>
      </w:r>
      <w:r w:rsidR="00B35582" w:rsidRPr="008D7CA4">
        <w:rPr>
          <w:rFonts w:ascii="Arial" w:hAnsi="Arial" w:cs="Arial"/>
          <w:b/>
          <w:bCs/>
          <w:sz w:val="28"/>
          <w:szCs w:val="28"/>
        </w:rPr>
        <w:t>3</w:t>
      </w:r>
      <w:r w:rsidRPr="008D7CA4">
        <w:rPr>
          <w:rFonts w:ascii="Arial" w:hAnsi="Arial" w:cs="Arial"/>
          <w:b/>
          <w:bCs/>
          <w:sz w:val="28"/>
          <w:szCs w:val="28"/>
        </w:rPr>
        <w:t xml:space="preserve"> Bocetos / mockups de la interfaz</w:t>
      </w:r>
      <w:bookmarkEnd w:id="55"/>
    </w:p>
    <w:p w14:paraId="3029ADAE" w14:textId="1DA39A35" w:rsidR="00725797" w:rsidRDefault="00725797" w:rsidP="00725797">
      <w:pPr>
        <w:jc w:val="both"/>
        <w:rPr>
          <w:rFonts w:ascii="Arial" w:hAnsi="Arial" w:cs="Arial"/>
        </w:rPr>
      </w:pPr>
      <w:r>
        <w:rPr>
          <w:rFonts w:ascii="Arial" w:hAnsi="Arial" w:cs="Arial"/>
        </w:rPr>
        <w:t>A continuación, se presentan unos bocetos que se realiza</w:t>
      </w:r>
      <w:r w:rsidR="00BA4A81">
        <w:rPr>
          <w:rFonts w:ascii="Arial" w:hAnsi="Arial" w:cs="Arial"/>
        </w:rPr>
        <w:t>ron</w:t>
      </w:r>
      <w:r>
        <w:rPr>
          <w:rFonts w:ascii="Arial" w:hAnsi="Arial" w:cs="Arial"/>
        </w:rPr>
        <w:t xml:space="preserve"> </w:t>
      </w:r>
      <w:r w:rsidR="006978DD">
        <w:rPr>
          <w:rFonts w:ascii="Arial" w:hAnsi="Arial" w:cs="Arial"/>
        </w:rPr>
        <w:t>con el sitio web Canva</w:t>
      </w:r>
      <w:r w:rsidR="00FC2A42">
        <w:rPr>
          <w:rFonts w:ascii="Arial" w:hAnsi="Arial" w:cs="Arial"/>
        </w:rPr>
        <w:t xml:space="preserve"> [</w:t>
      </w:r>
      <w:r w:rsidR="00336DB9">
        <w:rPr>
          <w:rFonts w:ascii="Arial" w:hAnsi="Arial" w:cs="Arial"/>
        </w:rPr>
        <w:t>6</w:t>
      </w:r>
      <w:r w:rsidR="00FC2A42">
        <w:rPr>
          <w:rFonts w:ascii="Arial" w:hAnsi="Arial" w:cs="Arial"/>
        </w:rPr>
        <w:t>]</w:t>
      </w:r>
      <w:r w:rsidR="006978DD">
        <w:rPr>
          <w:rFonts w:ascii="Arial" w:hAnsi="Arial" w:cs="Arial"/>
        </w:rPr>
        <w:t xml:space="preserve">, </w:t>
      </w:r>
      <w:r>
        <w:rPr>
          <w:rFonts w:ascii="Arial" w:hAnsi="Arial" w:cs="Arial"/>
        </w:rPr>
        <w:t>a modo de diseño inicial de distintas pantallas del sitio web</w:t>
      </w:r>
      <w:r w:rsidR="005F3236">
        <w:rPr>
          <w:rFonts w:ascii="Arial" w:hAnsi="Arial" w:cs="Arial"/>
        </w:rPr>
        <w:t>.</w:t>
      </w:r>
    </w:p>
    <w:p w14:paraId="604F32C2" w14:textId="41208502" w:rsidR="005F3236" w:rsidRDefault="00D35CD6" w:rsidP="00725797">
      <w:pPr>
        <w:jc w:val="both"/>
        <w:rPr>
          <w:rFonts w:ascii="Arial" w:hAnsi="Arial" w:cs="Arial"/>
        </w:rPr>
      </w:pPr>
      <w:r w:rsidRPr="00D35CD6">
        <w:rPr>
          <w:rFonts w:ascii="Arial" w:hAnsi="Arial" w:cs="Arial"/>
          <w:noProof/>
        </w:rPr>
        <w:drawing>
          <wp:inline distT="0" distB="0" distL="0" distR="0" wp14:anchorId="179B7086" wp14:editId="56ED2E64">
            <wp:extent cx="5400040" cy="2401570"/>
            <wp:effectExtent l="0" t="0" r="0" b="0"/>
            <wp:docPr id="97337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76152" name=""/>
                    <pic:cNvPicPr/>
                  </pic:nvPicPr>
                  <pic:blipFill>
                    <a:blip r:embed="rId20"/>
                    <a:stretch>
                      <a:fillRect/>
                    </a:stretch>
                  </pic:blipFill>
                  <pic:spPr>
                    <a:xfrm>
                      <a:off x="0" y="0"/>
                      <a:ext cx="5400040" cy="2401570"/>
                    </a:xfrm>
                    <a:prstGeom prst="rect">
                      <a:avLst/>
                    </a:prstGeom>
                  </pic:spPr>
                </pic:pic>
              </a:graphicData>
            </a:graphic>
          </wp:inline>
        </w:drawing>
      </w:r>
    </w:p>
    <w:p w14:paraId="724BB9C9" w14:textId="1851DA78" w:rsidR="00D35CD6" w:rsidRPr="00BE07B6" w:rsidRDefault="00BE07B6" w:rsidP="00BE07B6">
      <w:pPr>
        <w:keepNext/>
        <w:jc w:val="center"/>
        <w:rPr>
          <w:rFonts w:ascii="Arial" w:hAnsi="Arial" w:cs="Arial"/>
          <w:i/>
          <w:iCs/>
          <w:color w:val="595959" w:themeColor="text1" w:themeTint="A6"/>
        </w:rPr>
      </w:pPr>
      <w:bookmarkStart w:id="56" w:name="_Toc170240665"/>
      <w:r w:rsidRPr="00BE07B6">
        <w:rPr>
          <w:rFonts w:ascii="Arial" w:hAnsi="Arial" w:cs="Arial"/>
          <w:i/>
          <w:iCs/>
          <w:color w:val="595959" w:themeColor="text1" w:themeTint="A6"/>
        </w:rPr>
        <w:t xml:space="preserve">Figura </w:t>
      </w:r>
      <w:r w:rsidRPr="00BE07B6">
        <w:rPr>
          <w:rFonts w:ascii="Arial" w:hAnsi="Arial" w:cs="Arial"/>
          <w:i/>
          <w:iCs/>
          <w:color w:val="595959" w:themeColor="text1" w:themeTint="A6"/>
        </w:rPr>
        <w:fldChar w:fldCharType="begin"/>
      </w:r>
      <w:r w:rsidRPr="00BE07B6">
        <w:rPr>
          <w:rFonts w:ascii="Arial" w:hAnsi="Arial" w:cs="Arial"/>
          <w:i/>
          <w:iCs/>
          <w:color w:val="595959" w:themeColor="text1" w:themeTint="A6"/>
        </w:rPr>
        <w:instrText xml:space="preserve"> SEQ Figura \* ARABIC </w:instrText>
      </w:r>
      <w:r w:rsidRPr="00BE07B6">
        <w:rPr>
          <w:rFonts w:ascii="Arial" w:hAnsi="Arial" w:cs="Arial"/>
          <w:i/>
          <w:iCs/>
          <w:color w:val="595959" w:themeColor="text1" w:themeTint="A6"/>
        </w:rPr>
        <w:fldChar w:fldCharType="separate"/>
      </w:r>
      <w:r w:rsidR="001B5FE3">
        <w:rPr>
          <w:rFonts w:ascii="Arial" w:hAnsi="Arial" w:cs="Arial"/>
          <w:i/>
          <w:iCs/>
          <w:noProof/>
          <w:color w:val="595959" w:themeColor="text1" w:themeTint="A6"/>
        </w:rPr>
        <w:t>8</w:t>
      </w:r>
      <w:r w:rsidRPr="00BE07B6">
        <w:rPr>
          <w:rFonts w:ascii="Arial" w:hAnsi="Arial" w:cs="Arial"/>
          <w:i/>
          <w:iCs/>
          <w:color w:val="595959" w:themeColor="text1" w:themeTint="A6"/>
        </w:rPr>
        <w:fldChar w:fldCharType="end"/>
      </w:r>
      <w:r w:rsidRPr="00BE07B6">
        <w:rPr>
          <w:rFonts w:ascii="Arial" w:hAnsi="Arial" w:cs="Arial"/>
          <w:i/>
          <w:iCs/>
          <w:color w:val="595959" w:themeColor="text1" w:themeTint="A6"/>
        </w:rPr>
        <w:t xml:space="preserve">. </w:t>
      </w:r>
      <w:r w:rsidRPr="00303A59">
        <w:rPr>
          <w:rFonts w:ascii="Arial" w:hAnsi="Arial" w:cs="Arial"/>
          <w:i/>
          <w:iCs/>
          <w:color w:val="595959" w:themeColor="text1" w:themeTint="A6"/>
        </w:rPr>
        <w:t>Boceto para pantallas de consulta masiva de información</w:t>
      </w:r>
      <w:bookmarkEnd w:id="56"/>
    </w:p>
    <w:p w14:paraId="65D1A87A" w14:textId="77777777" w:rsidR="00BE07B6" w:rsidRDefault="00BE07B6" w:rsidP="00725797">
      <w:pPr>
        <w:jc w:val="both"/>
        <w:rPr>
          <w:rFonts w:ascii="Arial" w:hAnsi="Arial" w:cs="Arial"/>
        </w:rPr>
      </w:pPr>
    </w:p>
    <w:p w14:paraId="6BBDC119" w14:textId="5CB6A480" w:rsidR="00D35CD6" w:rsidRDefault="00965F54" w:rsidP="00725797">
      <w:pPr>
        <w:jc w:val="both"/>
        <w:rPr>
          <w:rFonts w:ascii="Arial" w:hAnsi="Arial" w:cs="Arial"/>
        </w:rPr>
      </w:pPr>
      <w:r w:rsidRPr="00965F54">
        <w:rPr>
          <w:rFonts w:ascii="Arial" w:hAnsi="Arial" w:cs="Arial"/>
          <w:noProof/>
        </w:rPr>
        <w:lastRenderedPageBreak/>
        <w:drawing>
          <wp:inline distT="0" distB="0" distL="0" distR="0" wp14:anchorId="72BB51F5" wp14:editId="70AF6101">
            <wp:extent cx="5400040" cy="2403475"/>
            <wp:effectExtent l="0" t="0" r="0" b="0"/>
            <wp:docPr id="1179014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4882" name=""/>
                    <pic:cNvPicPr/>
                  </pic:nvPicPr>
                  <pic:blipFill>
                    <a:blip r:embed="rId21"/>
                    <a:stretch>
                      <a:fillRect/>
                    </a:stretch>
                  </pic:blipFill>
                  <pic:spPr>
                    <a:xfrm>
                      <a:off x="0" y="0"/>
                      <a:ext cx="5400040" cy="2403475"/>
                    </a:xfrm>
                    <a:prstGeom prst="rect">
                      <a:avLst/>
                    </a:prstGeom>
                  </pic:spPr>
                </pic:pic>
              </a:graphicData>
            </a:graphic>
          </wp:inline>
        </w:drawing>
      </w:r>
    </w:p>
    <w:p w14:paraId="406E2343" w14:textId="50671D86" w:rsidR="00303A59" w:rsidRPr="00BE07B6" w:rsidRDefault="00BE07B6" w:rsidP="00BE07B6">
      <w:pPr>
        <w:jc w:val="center"/>
        <w:rPr>
          <w:rFonts w:ascii="Arial" w:hAnsi="Arial" w:cs="Arial"/>
          <w:i/>
          <w:iCs/>
          <w:color w:val="595959" w:themeColor="text1" w:themeTint="A6"/>
        </w:rPr>
      </w:pPr>
      <w:bookmarkStart w:id="57" w:name="_Toc170240666"/>
      <w:r w:rsidRPr="00BE07B6">
        <w:rPr>
          <w:rFonts w:ascii="Arial" w:hAnsi="Arial" w:cs="Arial"/>
          <w:i/>
          <w:iCs/>
          <w:color w:val="595959" w:themeColor="text1" w:themeTint="A6"/>
        </w:rPr>
        <w:t xml:space="preserve">Figura </w:t>
      </w:r>
      <w:r w:rsidRPr="00BE07B6">
        <w:rPr>
          <w:rFonts w:ascii="Arial" w:hAnsi="Arial" w:cs="Arial"/>
          <w:i/>
          <w:iCs/>
          <w:color w:val="595959" w:themeColor="text1" w:themeTint="A6"/>
        </w:rPr>
        <w:fldChar w:fldCharType="begin"/>
      </w:r>
      <w:r w:rsidRPr="00BE07B6">
        <w:rPr>
          <w:rFonts w:ascii="Arial" w:hAnsi="Arial" w:cs="Arial"/>
          <w:i/>
          <w:iCs/>
          <w:color w:val="595959" w:themeColor="text1" w:themeTint="A6"/>
        </w:rPr>
        <w:instrText xml:space="preserve"> SEQ Figura \* ARABIC </w:instrText>
      </w:r>
      <w:r w:rsidRPr="00BE07B6">
        <w:rPr>
          <w:rFonts w:ascii="Arial" w:hAnsi="Arial" w:cs="Arial"/>
          <w:i/>
          <w:iCs/>
          <w:color w:val="595959" w:themeColor="text1" w:themeTint="A6"/>
        </w:rPr>
        <w:fldChar w:fldCharType="separate"/>
      </w:r>
      <w:r w:rsidR="001B5FE3">
        <w:rPr>
          <w:rFonts w:ascii="Arial" w:hAnsi="Arial" w:cs="Arial"/>
          <w:i/>
          <w:iCs/>
          <w:noProof/>
          <w:color w:val="595959" w:themeColor="text1" w:themeTint="A6"/>
        </w:rPr>
        <w:t>9</w:t>
      </w:r>
      <w:r w:rsidRPr="00BE07B6">
        <w:rPr>
          <w:rFonts w:ascii="Arial" w:hAnsi="Arial" w:cs="Arial"/>
          <w:i/>
          <w:iCs/>
          <w:color w:val="595959" w:themeColor="text1" w:themeTint="A6"/>
        </w:rPr>
        <w:fldChar w:fldCharType="end"/>
      </w:r>
      <w:r w:rsidRPr="00BE07B6">
        <w:rPr>
          <w:rFonts w:ascii="Arial" w:hAnsi="Arial" w:cs="Arial"/>
          <w:i/>
          <w:iCs/>
          <w:color w:val="595959" w:themeColor="text1" w:themeTint="A6"/>
        </w:rPr>
        <w:t xml:space="preserve">. </w:t>
      </w:r>
      <w:r w:rsidRPr="00303A59">
        <w:rPr>
          <w:rFonts w:ascii="Arial" w:hAnsi="Arial" w:cs="Arial"/>
          <w:i/>
          <w:iCs/>
          <w:color w:val="595959" w:themeColor="text1" w:themeTint="A6"/>
        </w:rPr>
        <w:t>Boceto para pantallas de añadir y modificar registros</w:t>
      </w:r>
      <w:bookmarkEnd w:id="57"/>
    </w:p>
    <w:p w14:paraId="674D083A" w14:textId="6389DACE" w:rsidR="00B5043E" w:rsidRPr="00C94D70" w:rsidRDefault="00C94D70" w:rsidP="00C94D70">
      <w:pPr>
        <w:pStyle w:val="Ttulo1"/>
        <w:rPr>
          <w:rFonts w:ascii="Arial" w:hAnsi="Arial" w:cs="Arial"/>
          <w:b/>
          <w:bCs/>
          <w:color w:val="auto"/>
          <w:spacing w:val="20"/>
          <w:sz w:val="36"/>
          <w:szCs w:val="28"/>
        </w:rPr>
      </w:pPr>
      <w:bookmarkStart w:id="58" w:name="_Toc164060909"/>
      <w:r w:rsidRPr="00C94D70">
        <w:rPr>
          <w:rFonts w:ascii="Arial" w:hAnsi="Arial" w:cs="Arial"/>
          <w:b/>
          <w:bCs/>
          <w:color w:val="auto"/>
          <w:spacing w:val="20"/>
          <w:sz w:val="36"/>
          <w:szCs w:val="28"/>
        </w:rPr>
        <w:t>3.</w:t>
      </w:r>
      <w:r w:rsidR="00B5043E" w:rsidRPr="00C94D70">
        <w:rPr>
          <w:rFonts w:ascii="Arial" w:hAnsi="Arial" w:cs="Arial"/>
          <w:b/>
          <w:bCs/>
          <w:color w:val="auto"/>
          <w:spacing w:val="20"/>
          <w:sz w:val="36"/>
          <w:szCs w:val="28"/>
        </w:rPr>
        <w:t xml:space="preserve"> Diseño</w:t>
      </w:r>
      <w:bookmarkEnd w:id="58"/>
    </w:p>
    <w:p w14:paraId="5A308394" w14:textId="31E52086" w:rsidR="001B5FE3" w:rsidRDefault="008D7CA4" w:rsidP="00DB77E3">
      <w:pPr>
        <w:jc w:val="both"/>
        <w:rPr>
          <w:rFonts w:ascii="Arial" w:hAnsi="Arial" w:cs="Arial"/>
        </w:rPr>
      </w:pPr>
      <w:r>
        <w:rPr>
          <w:rFonts w:ascii="Arial" w:hAnsi="Arial" w:cs="Arial"/>
        </w:rPr>
        <w:t xml:space="preserve">La aplicación </w:t>
      </w:r>
      <w:r w:rsidR="00DB77E3" w:rsidRPr="00DB77E3">
        <w:rPr>
          <w:rFonts w:ascii="Arial" w:hAnsi="Arial" w:cs="Arial"/>
        </w:rPr>
        <w:t xml:space="preserve">presenta una arquitectura robusta y escalable basada en </w:t>
      </w:r>
      <w:r w:rsidR="00B81383">
        <w:rPr>
          <w:rFonts w:ascii="Arial" w:hAnsi="Arial" w:cs="Arial"/>
        </w:rPr>
        <w:t xml:space="preserve">una arquitectura </w:t>
      </w:r>
      <w:r w:rsidR="006A02F7">
        <w:rPr>
          <w:rFonts w:ascii="Arial" w:hAnsi="Arial" w:cs="Arial"/>
        </w:rPr>
        <w:t xml:space="preserve">de </w:t>
      </w:r>
      <w:r w:rsidR="00DB77E3" w:rsidRPr="00DB77E3">
        <w:rPr>
          <w:rFonts w:ascii="Arial" w:hAnsi="Arial" w:cs="Arial"/>
        </w:rPr>
        <w:t>tres capa</w:t>
      </w:r>
      <w:r w:rsidR="00DB77E3">
        <w:rPr>
          <w:rFonts w:ascii="Arial" w:hAnsi="Arial" w:cs="Arial"/>
        </w:rPr>
        <w:t>s</w:t>
      </w:r>
      <w:r w:rsidR="00DB77E3" w:rsidRPr="00DB77E3">
        <w:rPr>
          <w:rFonts w:ascii="Arial" w:hAnsi="Arial" w:cs="Arial"/>
        </w:rPr>
        <w:t>, cada una diseñada para cumplir con un propósito específico.</w:t>
      </w:r>
      <w:r w:rsidR="00D90DDE">
        <w:rPr>
          <w:rFonts w:ascii="Arial" w:hAnsi="Arial" w:cs="Arial"/>
        </w:rPr>
        <w:t xml:space="preserve"> El diagrama general de componentes se expone a continuación:</w:t>
      </w:r>
    </w:p>
    <w:p w14:paraId="0C361E20" w14:textId="4D09DFB7" w:rsidR="001B5FE3" w:rsidRDefault="001B5FE3" w:rsidP="00DB77E3">
      <w:pPr>
        <w:jc w:val="both"/>
        <w:rPr>
          <w:rFonts w:ascii="Arial" w:hAnsi="Arial" w:cs="Arial"/>
        </w:rPr>
      </w:pPr>
      <w:r w:rsidRPr="001B5FE3">
        <w:rPr>
          <w:rFonts w:ascii="Arial" w:hAnsi="Arial" w:cs="Arial"/>
          <w:noProof/>
        </w:rPr>
        <w:drawing>
          <wp:inline distT="0" distB="0" distL="0" distR="0" wp14:anchorId="0ED8510A" wp14:editId="725ECFA6">
            <wp:extent cx="5400040" cy="754380"/>
            <wp:effectExtent l="0" t="0" r="0" b="7620"/>
            <wp:docPr id="213609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96375" name=""/>
                    <pic:cNvPicPr/>
                  </pic:nvPicPr>
                  <pic:blipFill>
                    <a:blip r:embed="rId22"/>
                    <a:stretch>
                      <a:fillRect/>
                    </a:stretch>
                  </pic:blipFill>
                  <pic:spPr>
                    <a:xfrm>
                      <a:off x="0" y="0"/>
                      <a:ext cx="5400040" cy="754380"/>
                    </a:xfrm>
                    <a:prstGeom prst="rect">
                      <a:avLst/>
                    </a:prstGeom>
                  </pic:spPr>
                </pic:pic>
              </a:graphicData>
            </a:graphic>
          </wp:inline>
        </w:drawing>
      </w:r>
    </w:p>
    <w:p w14:paraId="5B563CC2" w14:textId="749E772A" w:rsidR="001B5FE3" w:rsidRPr="001B5FE3" w:rsidRDefault="001B5FE3" w:rsidP="001B5FE3">
      <w:pPr>
        <w:keepNext/>
        <w:jc w:val="center"/>
        <w:rPr>
          <w:rFonts w:ascii="Arial" w:hAnsi="Arial" w:cs="Arial"/>
          <w:i/>
          <w:iCs/>
          <w:color w:val="595959" w:themeColor="text1" w:themeTint="A6"/>
        </w:rPr>
      </w:pPr>
      <w:bookmarkStart w:id="59" w:name="_Toc170240667"/>
      <w:r w:rsidRPr="001B5FE3">
        <w:rPr>
          <w:rFonts w:ascii="Arial" w:hAnsi="Arial" w:cs="Arial"/>
          <w:i/>
          <w:iCs/>
          <w:color w:val="595959" w:themeColor="text1" w:themeTint="A6"/>
        </w:rPr>
        <w:t xml:space="preserve">Figura </w:t>
      </w:r>
      <w:r w:rsidRPr="001B5FE3">
        <w:rPr>
          <w:rFonts w:ascii="Arial" w:hAnsi="Arial" w:cs="Arial"/>
          <w:i/>
          <w:iCs/>
          <w:color w:val="595959" w:themeColor="text1" w:themeTint="A6"/>
        </w:rPr>
        <w:fldChar w:fldCharType="begin"/>
      </w:r>
      <w:r w:rsidRPr="001B5FE3">
        <w:rPr>
          <w:rFonts w:ascii="Arial" w:hAnsi="Arial" w:cs="Arial"/>
          <w:i/>
          <w:iCs/>
          <w:color w:val="595959" w:themeColor="text1" w:themeTint="A6"/>
        </w:rPr>
        <w:instrText xml:space="preserve"> SEQ Figura \* ARABIC </w:instrText>
      </w:r>
      <w:r w:rsidRPr="001B5FE3">
        <w:rPr>
          <w:rFonts w:ascii="Arial" w:hAnsi="Arial" w:cs="Arial"/>
          <w:i/>
          <w:iCs/>
          <w:color w:val="595959" w:themeColor="text1" w:themeTint="A6"/>
        </w:rPr>
        <w:fldChar w:fldCharType="separate"/>
      </w:r>
      <w:r w:rsidRPr="001B5FE3">
        <w:rPr>
          <w:rFonts w:ascii="Arial" w:hAnsi="Arial" w:cs="Arial"/>
          <w:i/>
          <w:iCs/>
          <w:color w:val="595959" w:themeColor="text1" w:themeTint="A6"/>
        </w:rPr>
        <w:t>10</w:t>
      </w:r>
      <w:r w:rsidRPr="001B5FE3">
        <w:rPr>
          <w:rFonts w:ascii="Arial" w:hAnsi="Arial" w:cs="Arial"/>
          <w:i/>
          <w:iCs/>
          <w:color w:val="595959" w:themeColor="text1" w:themeTint="A6"/>
        </w:rPr>
        <w:fldChar w:fldCharType="end"/>
      </w:r>
      <w:r w:rsidRPr="001B5FE3">
        <w:rPr>
          <w:rFonts w:ascii="Arial" w:hAnsi="Arial" w:cs="Arial"/>
          <w:i/>
          <w:iCs/>
          <w:color w:val="595959" w:themeColor="text1" w:themeTint="A6"/>
        </w:rPr>
        <w:t>. Comunicación entre capas</w:t>
      </w:r>
      <w:bookmarkEnd w:id="59"/>
    </w:p>
    <w:p w14:paraId="0D835ECC" w14:textId="51A85DA4" w:rsidR="00DB77E3" w:rsidRPr="00DB77E3" w:rsidRDefault="0052189B" w:rsidP="00DB77E3">
      <w:pPr>
        <w:jc w:val="both"/>
        <w:rPr>
          <w:rFonts w:ascii="Arial" w:hAnsi="Arial" w:cs="Arial"/>
        </w:rPr>
      </w:pPr>
      <w:commentRangeStart w:id="60"/>
      <w:commentRangeStart w:id="61"/>
      <w:r>
        <w:rPr>
          <w:rFonts w:ascii="Arial" w:hAnsi="Arial" w:cs="Arial"/>
        </w:rPr>
        <w:t>E</w:t>
      </w:r>
      <w:r w:rsidR="00DB77E3" w:rsidRPr="00DB77E3">
        <w:rPr>
          <w:rFonts w:ascii="Arial" w:hAnsi="Arial" w:cs="Arial"/>
        </w:rPr>
        <w:t xml:space="preserve">n primer lugar, la capa de presentación se </w:t>
      </w:r>
      <w:r w:rsidR="00DB77E3">
        <w:rPr>
          <w:rFonts w:ascii="Arial" w:hAnsi="Arial" w:cs="Arial"/>
        </w:rPr>
        <w:t>llevará a cabo</w:t>
      </w:r>
      <w:r w:rsidR="00DB77E3" w:rsidRPr="00DB77E3">
        <w:rPr>
          <w:rFonts w:ascii="Arial" w:hAnsi="Arial" w:cs="Arial"/>
        </w:rPr>
        <w:t xml:space="preserve"> a través de una interfaz web</w:t>
      </w:r>
      <w:r w:rsidR="00DE7D74">
        <w:rPr>
          <w:rFonts w:ascii="Arial" w:hAnsi="Arial" w:cs="Arial"/>
        </w:rPr>
        <w:t xml:space="preserve">, que </w:t>
      </w:r>
      <w:r w:rsidR="00DB77E3" w:rsidRPr="00DB77E3">
        <w:rPr>
          <w:rFonts w:ascii="Arial" w:hAnsi="Arial" w:cs="Arial"/>
        </w:rPr>
        <w:t>proporciona la interfaz visual</w:t>
      </w:r>
      <w:r w:rsidR="00B15D77">
        <w:rPr>
          <w:rFonts w:ascii="Arial" w:hAnsi="Arial" w:cs="Arial"/>
        </w:rPr>
        <w:t xml:space="preserve"> con la</w:t>
      </w:r>
      <w:r w:rsidR="00DB77E3" w:rsidRPr="00DB77E3">
        <w:rPr>
          <w:rFonts w:ascii="Arial" w:hAnsi="Arial" w:cs="Arial"/>
        </w:rPr>
        <w:t xml:space="preserve"> que los usuarios interactúan, ofreciendo una experiencia de usuario intuitiva y </w:t>
      </w:r>
      <w:r w:rsidR="00B15D77">
        <w:rPr>
          <w:rFonts w:ascii="Arial" w:hAnsi="Arial" w:cs="Arial"/>
        </w:rPr>
        <w:t>rápida</w:t>
      </w:r>
      <w:r w:rsidR="00DB77E3" w:rsidRPr="00DB77E3">
        <w:rPr>
          <w:rFonts w:ascii="Arial" w:hAnsi="Arial" w:cs="Arial"/>
        </w:rPr>
        <w:t>.</w:t>
      </w:r>
    </w:p>
    <w:p w14:paraId="200BD205" w14:textId="20C6606F" w:rsidR="00DB77E3" w:rsidRPr="00DB77E3" w:rsidRDefault="00DB77E3" w:rsidP="00DB77E3">
      <w:pPr>
        <w:jc w:val="both"/>
        <w:rPr>
          <w:rFonts w:ascii="Arial" w:hAnsi="Arial" w:cs="Arial"/>
        </w:rPr>
      </w:pPr>
      <w:r w:rsidRPr="00DB77E3">
        <w:rPr>
          <w:rFonts w:ascii="Arial" w:hAnsi="Arial" w:cs="Arial"/>
        </w:rPr>
        <w:t>En segundo lugar, la capa de negocio se implementa mediante un servicio REST, que actúa como un intermediario entre la interfaz de usuario y la capa de datos</w:t>
      </w:r>
      <w:r w:rsidR="00F0543F">
        <w:rPr>
          <w:rFonts w:ascii="Arial" w:hAnsi="Arial" w:cs="Arial"/>
        </w:rPr>
        <w:t>.</w:t>
      </w:r>
      <w:r w:rsidRPr="00DB77E3">
        <w:rPr>
          <w:rFonts w:ascii="Arial" w:hAnsi="Arial" w:cs="Arial"/>
        </w:rPr>
        <w:t xml:space="preserve"> Este servicio REST se encarga</w:t>
      </w:r>
      <w:r w:rsidR="007D78B4">
        <w:rPr>
          <w:rFonts w:ascii="Arial" w:hAnsi="Arial" w:cs="Arial"/>
        </w:rPr>
        <w:t>rá</w:t>
      </w:r>
      <w:r w:rsidRPr="00DB77E3">
        <w:rPr>
          <w:rFonts w:ascii="Arial" w:hAnsi="Arial" w:cs="Arial"/>
        </w:rPr>
        <w:t xml:space="preserve"> de manejar la lógica de negocio de la aplicación, procesando las solicitudes del cliente y realizando las operaciones necesarias para interactuar con la capa de datos. Al utilizar una arquitectura de servicios web RESTful, se logra una separación clara entre la interfaz de usuario y la lógica </w:t>
      </w:r>
      <w:r w:rsidR="00AE69E9">
        <w:rPr>
          <w:rFonts w:ascii="Arial" w:hAnsi="Arial" w:cs="Arial"/>
        </w:rPr>
        <w:t>del sistema</w:t>
      </w:r>
      <w:r w:rsidRPr="00DB77E3">
        <w:rPr>
          <w:rFonts w:ascii="Arial" w:hAnsi="Arial" w:cs="Arial"/>
        </w:rPr>
        <w:t xml:space="preserve">, lo que facilita la escalabilidad y el mantenimiento del </w:t>
      </w:r>
      <w:r w:rsidR="001B69FD">
        <w:rPr>
          <w:rFonts w:ascii="Arial" w:hAnsi="Arial" w:cs="Arial"/>
        </w:rPr>
        <w:t>mismo</w:t>
      </w:r>
      <w:r w:rsidRPr="00DB77E3">
        <w:rPr>
          <w:rFonts w:ascii="Arial" w:hAnsi="Arial" w:cs="Arial"/>
        </w:rPr>
        <w:t>.</w:t>
      </w:r>
    </w:p>
    <w:p w14:paraId="0BD44626" w14:textId="0DEC1A3C" w:rsidR="00DB77E3" w:rsidRDefault="00DB77E3" w:rsidP="00DB77E3">
      <w:pPr>
        <w:jc w:val="both"/>
        <w:rPr>
          <w:rFonts w:ascii="Arial" w:hAnsi="Arial" w:cs="Arial"/>
        </w:rPr>
      </w:pPr>
      <w:r w:rsidRPr="00DB77E3">
        <w:rPr>
          <w:rFonts w:ascii="Arial" w:hAnsi="Arial" w:cs="Arial"/>
        </w:rPr>
        <w:t xml:space="preserve">Por último, la capa de datos </w:t>
      </w:r>
      <w:r w:rsidR="00DE7D74">
        <w:rPr>
          <w:rFonts w:ascii="Arial" w:hAnsi="Arial" w:cs="Arial"/>
        </w:rPr>
        <w:t xml:space="preserve">utilizará un modelo de base de datos relacional, y se encargará de </w:t>
      </w:r>
      <w:r w:rsidRPr="00DB77E3">
        <w:rPr>
          <w:rFonts w:ascii="Arial" w:hAnsi="Arial" w:cs="Arial"/>
        </w:rPr>
        <w:t>almacena</w:t>
      </w:r>
      <w:r w:rsidR="00DE7D74">
        <w:rPr>
          <w:rFonts w:ascii="Arial" w:hAnsi="Arial" w:cs="Arial"/>
        </w:rPr>
        <w:t>r</w:t>
      </w:r>
      <w:r w:rsidRPr="00DB77E3">
        <w:rPr>
          <w:rFonts w:ascii="Arial" w:hAnsi="Arial" w:cs="Arial"/>
        </w:rPr>
        <w:t xml:space="preserve"> y gestiona</w:t>
      </w:r>
      <w:r w:rsidR="00DE7D74">
        <w:rPr>
          <w:rFonts w:ascii="Arial" w:hAnsi="Arial" w:cs="Arial"/>
        </w:rPr>
        <w:t>r</w:t>
      </w:r>
      <w:r w:rsidRPr="00DB77E3">
        <w:rPr>
          <w:rFonts w:ascii="Arial" w:hAnsi="Arial" w:cs="Arial"/>
        </w:rPr>
        <w:t xml:space="preserve"> los datos de la aplicación de manera eficiente y segura, garantizando la integridad y la disponibilidad de la información. En conjunto, estas tres capas forman una arquitectura sólida y bien estructurada que permite construir aplicaciones web escalables, seguras y eficientes.</w:t>
      </w:r>
      <w:commentRangeEnd w:id="60"/>
      <w:r w:rsidR="00B81383">
        <w:rPr>
          <w:rStyle w:val="Refdecomentario"/>
          <w:rFonts w:ascii="Arial" w:hAnsi="Arial" w:cs="Arial"/>
          <w:sz w:val="22"/>
          <w:szCs w:val="22"/>
        </w:rPr>
        <w:commentReference w:id="60"/>
      </w:r>
      <w:commentRangeEnd w:id="61"/>
      <w:r w:rsidR="00D00497">
        <w:rPr>
          <w:rStyle w:val="Refdecomentario"/>
          <w:rFonts w:ascii="Arial" w:hAnsi="Arial" w:cs="Arial"/>
          <w:sz w:val="22"/>
          <w:szCs w:val="22"/>
        </w:rPr>
        <w:commentReference w:id="61"/>
      </w:r>
    </w:p>
    <w:p w14:paraId="2FD50BE7" w14:textId="77777777" w:rsidR="00E23670" w:rsidRDefault="00E23670" w:rsidP="00DB77E3">
      <w:pPr>
        <w:jc w:val="both"/>
        <w:rPr>
          <w:rFonts w:ascii="Arial" w:hAnsi="Arial" w:cs="Arial"/>
        </w:rPr>
      </w:pPr>
    </w:p>
    <w:p w14:paraId="1BB92977" w14:textId="16ADB294" w:rsidR="00F16289" w:rsidRPr="00F16289" w:rsidRDefault="00F16289" w:rsidP="00F16289">
      <w:pPr>
        <w:pStyle w:val="Ttulo2"/>
        <w:rPr>
          <w:rFonts w:ascii="Arial" w:hAnsi="Arial" w:cs="Arial"/>
          <w:b/>
          <w:bCs/>
          <w:color w:val="auto"/>
          <w:sz w:val="28"/>
          <w:szCs w:val="28"/>
        </w:rPr>
      </w:pPr>
      <w:bookmarkStart w:id="62" w:name="_Toc164060910"/>
      <w:r w:rsidRPr="00F16289">
        <w:rPr>
          <w:rFonts w:ascii="Arial" w:hAnsi="Arial" w:cs="Arial"/>
          <w:b/>
          <w:bCs/>
          <w:color w:val="auto"/>
          <w:sz w:val="28"/>
          <w:szCs w:val="28"/>
        </w:rPr>
        <w:t>3.</w:t>
      </w:r>
      <w:r w:rsidR="00914BF3">
        <w:rPr>
          <w:rFonts w:ascii="Arial" w:hAnsi="Arial" w:cs="Arial"/>
          <w:b/>
          <w:bCs/>
          <w:color w:val="auto"/>
          <w:sz w:val="28"/>
          <w:szCs w:val="28"/>
        </w:rPr>
        <w:t>1</w:t>
      </w:r>
      <w:r w:rsidRPr="00F16289">
        <w:rPr>
          <w:rFonts w:ascii="Arial" w:hAnsi="Arial" w:cs="Arial"/>
          <w:b/>
          <w:bCs/>
          <w:color w:val="auto"/>
          <w:sz w:val="28"/>
          <w:szCs w:val="28"/>
        </w:rPr>
        <w:t xml:space="preserve"> Diseño del servicio REST</w:t>
      </w:r>
      <w:bookmarkEnd w:id="62"/>
    </w:p>
    <w:p w14:paraId="2519EB98" w14:textId="77777777" w:rsidR="006011AB" w:rsidRDefault="006011AB" w:rsidP="00B5043E">
      <w:pPr>
        <w:jc w:val="both"/>
        <w:rPr>
          <w:rFonts w:ascii="Arial" w:hAnsi="Arial" w:cs="Arial"/>
        </w:rPr>
      </w:pPr>
    </w:p>
    <w:p w14:paraId="19FD1A68" w14:textId="01294192" w:rsidR="00FA7C23" w:rsidRDefault="00B5043E" w:rsidP="00B5043E">
      <w:pPr>
        <w:jc w:val="both"/>
        <w:rPr>
          <w:rFonts w:ascii="Arial" w:hAnsi="Arial" w:cs="Arial"/>
        </w:rPr>
      </w:pPr>
      <w:r>
        <w:rPr>
          <w:rFonts w:ascii="Arial" w:hAnsi="Arial" w:cs="Arial"/>
        </w:rPr>
        <w:lastRenderedPageBreak/>
        <w:t>El diseño de</w:t>
      </w:r>
      <w:ins w:id="63" w:author="Lopez Martinez, Patricia" w:date="2024-07-10T13:33:00Z">
        <w:r w:rsidR="003B0FAF">
          <w:rPr>
            <w:rFonts w:ascii="Arial" w:hAnsi="Arial" w:cs="Arial"/>
          </w:rPr>
          <w:t xml:space="preserve"> </w:t>
        </w:r>
      </w:ins>
      <w:r>
        <w:rPr>
          <w:rFonts w:ascii="Arial" w:hAnsi="Arial" w:cs="Arial"/>
        </w:rPr>
        <w:t>l</w:t>
      </w:r>
      <w:r w:rsidR="003B0FAF">
        <w:rPr>
          <w:rFonts w:ascii="Arial" w:hAnsi="Arial" w:cs="Arial"/>
        </w:rPr>
        <w:t xml:space="preserve">a interfaz del servicio </w:t>
      </w:r>
      <w:r w:rsidR="006A02F7">
        <w:rPr>
          <w:rFonts w:ascii="Arial" w:hAnsi="Arial" w:cs="Arial"/>
        </w:rPr>
        <w:t xml:space="preserve">REST que conforma la capa de negocio </w:t>
      </w:r>
      <w:r>
        <w:rPr>
          <w:rFonts w:ascii="Arial" w:hAnsi="Arial" w:cs="Arial"/>
        </w:rPr>
        <w:t xml:space="preserve">es el </w:t>
      </w:r>
      <w:r w:rsidR="003B0FAF">
        <w:rPr>
          <w:rFonts w:ascii="Arial" w:hAnsi="Arial" w:cs="Arial"/>
        </w:rPr>
        <w:t>que se muestra en la Tabla 1</w:t>
      </w:r>
      <w:r w:rsidR="001B603F">
        <w:rPr>
          <w:rFonts w:ascii="Arial" w:hAnsi="Arial" w:cs="Arial"/>
        </w:rPr>
        <w:t>3</w:t>
      </w:r>
      <w:r w:rsidR="003B0FAF">
        <w:rPr>
          <w:rFonts w:ascii="Arial" w:hAnsi="Arial" w:cs="Arial"/>
        </w:rPr>
        <w:t>, y se realiza en base a la descripción de los recursos que lo forman, sus URIs y los m</w:t>
      </w:r>
      <w:r w:rsidR="003E05AF">
        <w:rPr>
          <w:rFonts w:ascii="Arial" w:hAnsi="Arial" w:cs="Arial"/>
        </w:rPr>
        <w:t>é</w:t>
      </w:r>
      <w:r w:rsidR="003B0FAF">
        <w:rPr>
          <w:rFonts w:ascii="Arial" w:hAnsi="Arial" w:cs="Arial"/>
        </w:rPr>
        <w:t>todos que soportan.</w:t>
      </w:r>
    </w:p>
    <w:p w14:paraId="6E7FEBC6" w14:textId="77777777" w:rsidR="008A17F2" w:rsidRDefault="008A17F2" w:rsidP="00B5043E">
      <w:pPr>
        <w:jc w:val="both"/>
        <w:rPr>
          <w:rFonts w:ascii="Arial" w:hAnsi="Arial" w:cs="Arial"/>
        </w:rPr>
      </w:pPr>
    </w:p>
    <w:p w14:paraId="31CB5ECC" w14:textId="098F4F69" w:rsidR="006D06DA" w:rsidRDefault="008A17F2" w:rsidP="008A17F2">
      <w:pPr>
        <w:jc w:val="center"/>
        <w:rPr>
          <w:rFonts w:ascii="Arial" w:hAnsi="Arial" w:cs="Arial"/>
        </w:rPr>
      </w:pPr>
      <w:r w:rsidRPr="00634A2D">
        <w:rPr>
          <w:rFonts w:ascii="Arial" w:hAnsi="Arial" w:cs="Arial"/>
          <w:i/>
          <w:iCs/>
          <w:color w:val="595959" w:themeColor="text1" w:themeTint="A6"/>
        </w:rPr>
        <w:t xml:space="preserve">Tabla </w:t>
      </w:r>
      <w:r>
        <w:rPr>
          <w:rFonts w:ascii="Arial" w:hAnsi="Arial" w:cs="Arial"/>
          <w:i/>
          <w:iCs/>
          <w:color w:val="595959" w:themeColor="text1" w:themeTint="A6"/>
        </w:rPr>
        <w:t>13</w:t>
      </w:r>
      <w:r w:rsidRPr="00634A2D">
        <w:rPr>
          <w:rFonts w:ascii="Arial" w:hAnsi="Arial" w:cs="Arial"/>
          <w:i/>
          <w:iCs/>
          <w:color w:val="595959" w:themeColor="text1" w:themeTint="A6"/>
        </w:rPr>
        <w:t xml:space="preserve"> – </w:t>
      </w:r>
      <w:r>
        <w:rPr>
          <w:rFonts w:ascii="Arial" w:hAnsi="Arial" w:cs="Arial"/>
          <w:i/>
          <w:iCs/>
          <w:color w:val="595959" w:themeColor="text1" w:themeTint="A6"/>
        </w:rPr>
        <w:t>Diseño del Servicio Web</w:t>
      </w:r>
    </w:p>
    <w:tbl>
      <w:tblPr>
        <w:tblStyle w:val="Tabladelista2-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2381"/>
        <w:gridCol w:w="3897"/>
      </w:tblGrid>
      <w:tr w:rsidR="009B0C99" w14:paraId="3A9A2A73" w14:textId="77777777" w:rsidTr="007B2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bottom w:val="single" w:sz="4" w:space="0" w:color="4472C4"/>
              <w:right w:val="single" w:sz="4" w:space="0" w:color="4472C4"/>
            </w:tcBorders>
          </w:tcPr>
          <w:p w14:paraId="2970C20D" w14:textId="4C9DF53A" w:rsidR="009B0C99" w:rsidRDefault="009B0C99" w:rsidP="00FA7C23">
            <w:pPr>
              <w:spacing w:line="360" w:lineRule="auto"/>
              <w:jc w:val="both"/>
              <w:rPr>
                <w:rFonts w:ascii="Arial" w:hAnsi="Arial" w:cs="Arial"/>
              </w:rPr>
            </w:pPr>
            <w:r>
              <w:rPr>
                <w:rFonts w:ascii="Arial" w:hAnsi="Arial" w:cs="Arial"/>
              </w:rPr>
              <w:t>Recurso</w:t>
            </w:r>
          </w:p>
        </w:tc>
        <w:tc>
          <w:tcPr>
            <w:tcW w:w="2263" w:type="dxa"/>
            <w:tcBorders>
              <w:top w:val="single" w:sz="4" w:space="0" w:color="4472C4"/>
              <w:left w:val="single" w:sz="4" w:space="0" w:color="4472C4"/>
              <w:bottom w:val="single" w:sz="4" w:space="0" w:color="4472C4"/>
              <w:right w:val="single" w:sz="4" w:space="0" w:color="4472C4"/>
            </w:tcBorders>
          </w:tcPr>
          <w:p w14:paraId="65D123F1" w14:textId="642E3F98" w:rsidR="009B0C99" w:rsidRDefault="009B0C99" w:rsidP="00FA7C2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URI</w:t>
            </w:r>
          </w:p>
        </w:tc>
        <w:tc>
          <w:tcPr>
            <w:tcW w:w="2855" w:type="dxa"/>
            <w:tcBorders>
              <w:top w:val="single" w:sz="4" w:space="0" w:color="4472C4"/>
              <w:left w:val="single" w:sz="4" w:space="0" w:color="4472C4"/>
              <w:bottom w:val="single" w:sz="4" w:space="0" w:color="4472C4"/>
              <w:right w:val="single" w:sz="4" w:space="0" w:color="4472C4"/>
            </w:tcBorders>
          </w:tcPr>
          <w:p w14:paraId="235CCFBC" w14:textId="6E3298D0" w:rsidR="009B0C99" w:rsidRDefault="009B0C99" w:rsidP="00FA7C2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Método</w:t>
            </w:r>
            <w:r w:rsidR="00BC0369">
              <w:rPr>
                <w:rFonts w:ascii="Arial" w:hAnsi="Arial" w:cs="Arial"/>
              </w:rPr>
              <w:t>s</w:t>
            </w:r>
          </w:p>
        </w:tc>
      </w:tr>
      <w:tr w:rsidR="00BC0369" w14:paraId="0AABF43B" w14:textId="77777777" w:rsidTr="007B2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bottom w:val="single" w:sz="4" w:space="0" w:color="4472C4"/>
              <w:right w:val="single" w:sz="4" w:space="0" w:color="4472C4"/>
            </w:tcBorders>
            <w:vAlign w:val="center"/>
          </w:tcPr>
          <w:p w14:paraId="08B87ECA" w14:textId="20A64F0F" w:rsidR="00BC0369" w:rsidRPr="007335EF" w:rsidRDefault="007B2055" w:rsidP="00FA7C23">
            <w:pPr>
              <w:spacing w:line="360" w:lineRule="auto"/>
              <w:rPr>
                <w:rFonts w:ascii="Arial" w:hAnsi="Arial" w:cs="Arial"/>
                <w:b w:val="0"/>
                <w:bCs w:val="0"/>
                <w:i/>
                <w:iCs/>
              </w:rPr>
            </w:pPr>
            <w:r w:rsidRPr="007335EF">
              <w:rPr>
                <w:rFonts w:ascii="Arial" w:hAnsi="Arial" w:cs="Arial"/>
                <w:b w:val="0"/>
                <w:bCs w:val="0"/>
                <w:i/>
                <w:iCs/>
              </w:rPr>
              <w:t>Usuario</w:t>
            </w:r>
          </w:p>
        </w:tc>
        <w:tc>
          <w:tcPr>
            <w:tcW w:w="2263" w:type="dxa"/>
            <w:tcBorders>
              <w:top w:val="single" w:sz="4" w:space="0" w:color="4472C4"/>
              <w:left w:val="single" w:sz="4" w:space="0" w:color="4472C4"/>
              <w:bottom w:val="single" w:sz="4" w:space="0" w:color="4472C4"/>
              <w:right w:val="single" w:sz="4" w:space="0" w:color="4472C4"/>
            </w:tcBorders>
          </w:tcPr>
          <w:p w14:paraId="28E4B379" w14:textId="13B614E8" w:rsidR="00BC0369" w:rsidRDefault="007B2055" w:rsidP="00FA7C2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w:t>
            </w:r>
            <w:r w:rsidR="00A40388">
              <w:rPr>
                <w:rFonts w:ascii="Arial" w:hAnsi="Arial" w:cs="Arial"/>
              </w:rPr>
              <w:t>suarios</w:t>
            </w:r>
            <w:r>
              <w:rPr>
                <w:rFonts w:ascii="Arial" w:hAnsi="Arial" w:cs="Arial"/>
              </w:rPr>
              <w:t>/ {</w:t>
            </w:r>
            <w:commentRangeStart w:id="64"/>
            <w:r>
              <w:rPr>
                <w:rFonts w:ascii="Arial" w:hAnsi="Arial" w:cs="Arial"/>
              </w:rPr>
              <w:t>id</w:t>
            </w:r>
            <w:commentRangeEnd w:id="64"/>
            <w:r>
              <w:rPr>
                <w:rStyle w:val="Refdecomentario"/>
                <w:rFonts w:ascii="Arial" w:hAnsi="Arial" w:cs="Arial"/>
                <w:sz w:val="22"/>
                <w:szCs w:val="22"/>
              </w:rPr>
              <w:commentReference w:id="64"/>
            </w:r>
            <w:r>
              <w:rPr>
                <w:rFonts w:ascii="Arial" w:hAnsi="Arial" w:cs="Arial"/>
              </w:rPr>
              <w:t>}</w:t>
            </w:r>
          </w:p>
        </w:tc>
        <w:tc>
          <w:tcPr>
            <w:tcW w:w="2855" w:type="dxa"/>
            <w:tcBorders>
              <w:top w:val="single" w:sz="4" w:space="0" w:color="4472C4"/>
              <w:left w:val="single" w:sz="4" w:space="0" w:color="4472C4"/>
              <w:bottom w:val="single" w:sz="4" w:space="0" w:color="4472C4"/>
              <w:right w:val="single" w:sz="4" w:space="0" w:color="4472C4"/>
            </w:tcBorders>
          </w:tcPr>
          <w:p w14:paraId="68C5E340" w14:textId="62815018" w:rsidR="007B2055" w:rsidRDefault="007B2055" w:rsidP="00FA7C2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GET, PUT, DELETE</w:t>
            </w:r>
          </w:p>
        </w:tc>
      </w:tr>
      <w:tr w:rsidR="00BC0369" w14:paraId="6DD12B29" w14:textId="77777777" w:rsidTr="007B2055">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bottom w:val="single" w:sz="4" w:space="0" w:color="4472C4"/>
              <w:right w:val="single" w:sz="4" w:space="0" w:color="4472C4"/>
            </w:tcBorders>
            <w:vAlign w:val="center"/>
          </w:tcPr>
          <w:p w14:paraId="74BDDD73" w14:textId="49FF8F46" w:rsidR="00BC0369" w:rsidRPr="007335EF" w:rsidRDefault="004A50FE" w:rsidP="00FA7C23">
            <w:pPr>
              <w:spacing w:line="360" w:lineRule="auto"/>
              <w:rPr>
                <w:rFonts w:ascii="Arial" w:hAnsi="Arial" w:cs="Arial"/>
                <w:b w:val="0"/>
                <w:bCs w:val="0"/>
                <w:i/>
                <w:iCs/>
              </w:rPr>
            </w:pPr>
            <w:r w:rsidRPr="007335EF">
              <w:rPr>
                <w:rFonts w:ascii="Arial" w:hAnsi="Arial" w:cs="Arial"/>
                <w:b w:val="0"/>
                <w:bCs w:val="0"/>
                <w:i/>
                <w:iCs/>
              </w:rPr>
              <w:t>Login</w:t>
            </w:r>
          </w:p>
        </w:tc>
        <w:tc>
          <w:tcPr>
            <w:tcW w:w="2263" w:type="dxa"/>
            <w:tcBorders>
              <w:top w:val="single" w:sz="4" w:space="0" w:color="4472C4"/>
              <w:left w:val="single" w:sz="4" w:space="0" w:color="4472C4"/>
              <w:bottom w:val="single" w:sz="4" w:space="0" w:color="4472C4"/>
              <w:right w:val="single" w:sz="4" w:space="0" w:color="4472C4"/>
            </w:tcBorders>
          </w:tcPr>
          <w:p w14:paraId="32E56EBA" w14:textId="2EE54D97" w:rsidR="00BC0369" w:rsidRDefault="004A50FE" w:rsidP="00FA7C2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usuarios/login</w:t>
            </w:r>
          </w:p>
        </w:tc>
        <w:tc>
          <w:tcPr>
            <w:tcW w:w="2855" w:type="dxa"/>
            <w:tcBorders>
              <w:top w:val="single" w:sz="4" w:space="0" w:color="4472C4"/>
              <w:left w:val="single" w:sz="4" w:space="0" w:color="4472C4"/>
              <w:bottom w:val="single" w:sz="4" w:space="0" w:color="4472C4"/>
              <w:right w:val="single" w:sz="4" w:space="0" w:color="4472C4"/>
            </w:tcBorders>
          </w:tcPr>
          <w:p w14:paraId="26D5A96B" w14:textId="3265B5C4" w:rsidR="00BC0369" w:rsidRDefault="004A50FE" w:rsidP="00FA7C2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commentRangeStart w:id="65"/>
            <w:commentRangeStart w:id="66"/>
            <w:commentRangeStart w:id="67"/>
            <w:commentRangeStart w:id="68"/>
            <w:r>
              <w:rPr>
                <w:rFonts w:ascii="Arial" w:hAnsi="Arial" w:cs="Arial"/>
              </w:rPr>
              <w:t>POST</w:t>
            </w:r>
            <w:commentRangeEnd w:id="65"/>
            <w:r w:rsidR="00222B91">
              <w:rPr>
                <w:rStyle w:val="Refdecomentario"/>
                <w:rFonts w:ascii="Arial" w:hAnsi="Arial" w:cs="Arial"/>
                <w:sz w:val="22"/>
                <w:szCs w:val="22"/>
              </w:rPr>
              <w:commentReference w:id="65"/>
            </w:r>
            <w:commentRangeEnd w:id="66"/>
            <w:r w:rsidR="00B2705D">
              <w:rPr>
                <w:rStyle w:val="Refdecomentario"/>
                <w:rFonts w:ascii="Arial" w:hAnsi="Arial" w:cs="Arial"/>
                <w:sz w:val="22"/>
                <w:szCs w:val="22"/>
              </w:rPr>
              <w:commentReference w:id="66"/>
            </w:r>
            <w:commentRangeEnd w:id="67"/>
            <w:r w:rsidR="003B0FAF">
              <w:rPr>
                <w:rStyle w:val="Refdecomentario"/>
                <w:rFonts w:ascii="Arial" w:hAnsi="Arial" w:cs="Arial"/>
                <w:sz w:val="22"/>
                <w:szCs w:val="22"/>
              </w:rPr>
              <w:commentReference w:id="67"/>
            </w:r>
            <w:commentRangeEnd w:id="68"/>
            <w:r w:rsidR="00CA43DE">
              <w:rPr>
                <w:rStyle w:val="Refdecomentario"/>
                <w:rFonts w:ascii="Arial" w:hAnsi="Arial" w:cs="Arial"/>
                <w:sz w:val="22"/>
                <w:szCs w:val="22"/>
              </w:rPr>
              <w:commentReference w:id="68"/>
            </w:r>
          </w:p>
        </w:tc>
      </w:tr>
      <w:tr w:rsidR="00447DF5" w14:paraId="78020B51" w14:textId="77777777" w:rsidTr="007B2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tcBorders>
              <w:left w:val="single" w:sz="4" w:space="0" w:color="4472C4"/>
              <w:bottom w:val="single" w:sz="4" w:space="0" w:color="4472C4"/>
              <w:right w:val="single" w:sz="4" w:space="0" w:color="4472C4"/>
            </w:tcBorders>
            <w:vAlign w:val="center"/>
          </w:tcPr>
          <w:p w14:paraId="67FAEB67" w14:textId="75DDA874" w:rsidR="00447DF5" w:rsidRPr="007B2055" w:rsidRDefault="007B2055" w:rsidP="00FA7C23">
            <w:pPr>
              <w:spacing w:line="360" w:lineRule="auto"/>
              <w:rPr>
                <w:rFonts w:ascii="Arial" w:hAnsi="Arial" w:cs="Arial"/>
                <w:i/>
                <w:iCs/>
              </w:rPr>
            </w:pPr>
            <w:r>
              <w:rPr>
                <w:rFonts w:ascii="Arial" w:hAnsi="Arial" w:cs="Arial"/>
                <w:b w:val="0"/>
                <w:bCs w:val="0"/>
                <w:i/>
                <w:iCs/>
              </w:rPr>
              <w:t>Lista de categorías de artículos</w:t>
            </w:r>
          </w:p>
        </w:tc>
        <w:tc>
          <w:tcPr>
            <w:tcW w:w="2263" w:type="dxa"/>
            <w:tcBorders>
              <w:top w:val="single" w:sz="4" w:space="0" w:color="4472C4"/>
              <w:left w:val="single" w:sz="4" w:space="0" w:color="4472C4"/>
              <w:bottom w:val="single" w:sz="4" w:space="0" w:color="4472C4"/>
              <w:right w:val="single" w:sz="4" w:space="0" w:color="4472C4"/>
            </w:tcBorders>
          </w:tcPr>
          <w:p w14:paraId="2025C75B" w14:textId="3CB4982F" w:rsidR="00447DF5" w:rsidRDefault="007B2055" w:rsidP="00FA7C2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w:t>
            </w:r>
            <w:r w:rsidR="00447DF5">
              <w:rPr>
                <w:rFonts w:ascii="Arial" w:hAnsi="Arial" w:cs="Arial"/>
              </w:rPr>
              <w:t>ategoría</w:t>
            </w:r>
            <w:r>
              <w:rPr>
                <w:rFonts w:ascii="Arial" w:hAnsi="Arial" w:cs="Arial"/>
              </w:rPr>
              <w:t>s</w:t>
            </w:r>
          </w:p>
        </w:tc>
        <w:tc>
          <w:tcPr>
            <w:tcW w:w="2855" w:type="dxa"/>
            <w:tcBorders>
              <w:top w:val="single" w:sz="4" w:space="0" w:color="4472C4"/>
              <w:left w:val="single" w:sz="4" w:space="0" w:color="4472C4"/>
              <w:bottom w:val="single" w:sz="4" w:space="0" w:color="4472C4"/>
              <w:right w:val="single" w:sz="4" w:space="0" w:color="4472C4"/>
            </w:tcBorders>
          </w:tcPr>
          <w:p w14:paraId="645DA7FA" w14:textId="33FBE181" w:rsidR="00447DF5" w:rsidRDefault="00447DF5" w:rsidP="00FA7C2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GET, </w:t>
            </w:r>
            <w:r w:rsidR="007B2055">
              <w:rPr>
                <w:rFonts w:ascii="Arial" w:hAnsi="Arial" w:cs="Arial"/>
              </w:rPr>
              <w:t>POST</w:t>
            </w:r>
          </w:p>
        </w:tc>
      </w:tr>
      <w:tr w:rsidR="00447DF5" w14:paraId="5F6A0C2E" w14:textId="77777777" w:rsidTr="007B2055">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bottom w:val="single" w:sz="4" w:space="0" w:color="4472C4"/>
              <w:right w:val="single" w:sz="4" w:space="0" w:color="4472C4"/>
            </w:tcBorders>
            <w:vAlign w:val="center"/>
          </w:tcPr>
          <w:p w14:paraId="0179190B" w14:textId="410EF519" w:rsidR="00447DF5" w:rsidRPr="007335EF" w:rsidRDefault="007B2055" w:rsidP="00FA7C23">
            <w:pPr>
              <w:spacing w:line="360" w:lineRule="auto"/>
              <w:rPr>
                <w:rFonts w:ascii="Arial" w:hAnsi="Arial" w:cs="Arial"/>
                <w:b w:val="0"/>
                <w:bCs w:val="0"/>
                <w:i/>
                <w:iCs/>
              </w:rPr>
            </w:pPr>
            <w:r>
              <w:rPr>
                <w:rFonts w:ascii="Arial" w:hAnsi="Arial" w:cs="Arial"/>
                <w:b w:val="0"/>
                <w:bCs w:val="0"/>
                <w:i/>
                <w:iCs/>
              </w:rPr>
              <w:t>Categoría</w:t>
            </w:r>
          </w:p>
        </w:tc>
        <w:tc>
          <w:tcPr>
            <w:tcW w:w="2263" w:type="dxa"/>
            <w:tcBorders>
              <w:top w:val="single" w:sz="4" w:space="0" w:color="4472C4"/>
              <w:left w:val="single" w:sz="4" w:space="0" w:color="4472C4"/>
              <w:bottom w:val="single" w:sz="4" w:space="0" w:color="4472C4"/>
              <w:right w:val="single" w:sz="4" w:space="0" w:color="4472C4"/>
            </w:tcBorders>
          </w:tcPr>
          <w:p w14:paraId="1DC25CCB" w14:textId="47B5D7AD" w:rsidR="00447DF5" w:rsidRDefault="007B2055" w:rsidP="00FA7C2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categorías/{id}</w:t>
            </w:r>
          </w:p>
        </w:tc>
        <w:tc>
          <w:tcPr>
            <w:tcW w:w="2855" w:type="dxa"/>
            <w:tcBorders>
              <w:top w:val="single" w:sz="4" w:space="0" w:color="4472C4"/>
              <w:left w:val="single" w:sz="4" w:space="0" w:color="4472C4"/>
              <w:bottom w:val="single" w:sz="4" w:space="0" w:color="4472C4"/>
              <w:right w:val="single" w:sz="4" w:space="0" w:color="4472C4"/>
            </w:tcBorders>
          </w:tcPr>
          <w:p w14:paraId="446E8827" w14:textId="6925FED7" w:rsidR="007B2055" w:rsidRDefault="00447DF5" w:rsidP="00FA7C2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GET</w:t>
            </w:r>
            <w:r w:rsidR="007B2055">
              <w:rPr>
                <w:rFonts w:ascii="Arial" w:hAnsi="Arial" w:cs="Arial"/>
              </w:rPr>
              <w:t>, DELETE</w:t>
            </w:r>
          </w:p>
        </w:tc>
      </w:tr>
      <w:tr w:rsidR="00166D75" w14:paraId="6EAC1404" w14:textId="77777777" w:rsidTr="007B2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right w:val="single" w:sz="4" w:space="0" w:color="4472C4"/>
            </w:tcBorders>
            <w:vAlign w:val="center"/>
          </w:tcPr>
          <w:p w14:paraId="25EBE594" w14:textId="3F565571" w:rsidR="00166D75" w:rsidRDefault="00166D75" w:rsidP="00166D75">
            <w:pPr>
              <w:spacing w:line="360" w:lineRule="auto"/>
              <w:rPr>
                <w:rFonts w:ascii="Arial" w:hAnsi="Arial" w:cs="Arial"/>
                <w:b w:val="0"/>
                <w:bCs w:val="0"/>
                <w:i/>
                <w:iCs/>
              </w:rPr>
            </w:pPr>
            <w:r>
              <w:rPr>
                <w:rFonts w:ascii="Arial" w:hAnsi="Arial" w:cs="Arial"/>
                <w:b w:val="0"/>
                <w:bCs w:val="0"/>
                <w:i/>
                <w:iCs/>
              </w:rPr>
              <w:t>Lista de artículos</w:t>
            </w:r>
          </w:p>
        </w:tc>
        <w:tc>
          <w:tcPr>
            <w:tcW w:w="2263" w:type="dxa"/>
            <w:tcBorders>
              <w:top w:val="single" w:sz="4" w:space="0" w:color="4472C4"/>
              <w:left w:val="single" w:sz="4" w:space="0" w:color="4472C4"/>
              <w:bottom w:val="single" w:sz="4" w:space="0" w:color="4472C4"/>
              <w:right w:val="single" w:sz="4" w:space="0" w:color="4472C4"/>
            </w:tcBorders>
          </w:tcPr>
          <w:p w14:paraId="65D32A97" w14:textId="6E18A6E4"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articulos</w:t>
            </w:r>
          </w:p>
        </w:tc>
        <w:tc>
          <w:tcPr>
            <w:tcW w:w="2855" w:type="dxa"/>
            <w:tcBorders>
              <w:top w:val="single" w:sz="4" w:space="0" w:color="4472C4"/>
              <w:left w:val="single" w:sz="4" w:space="0" w:color="4472C4"/>
              <w:bottom w:val="single" w:sz="4" w:space="0" w:color="4472C4"/>
              <w:right w:val="single" w:sz="4" w:space="0" w:color="4472C4"/>
            </w:tcBorders>
          </w:tcPr>
          <w:p w14:paraId="7115DC29" w14:textId="42C766AC"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GET, POST</w:t>
            </w:r>
          </w:p>
        </w:tc>
      </w:tr>
      <w:tr w:rsidR="00166D75" w14:paraId="22655FD9" w14:textId="77777777" w:rsidTr="007B2055">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right w:val="single" w:sz="4" w:space="0" w:color="4472C4"/>
            </w:tcBorders>
            <w:vAlign w:val="center"/>
          </w:tcPr>
          <w:p w14:paraId="0262384D" w14:textId="6F6400F1" w:rsidR="00166D75" w:rsidRPr="007335EF" w:rsidRDefault="00166D75" w:rsidP="00166D75">
            <w:pPr>
              <w:spacing w:line="360" w:lineRule="auto"/>
              <w:rPr>
                <w:rFonts w:ascii="Arial" w:hAnsi="Arial" w:cs="Arial"/>
                <w:b w:val="0"/>
                <w:bCs w:val="0"/>
                <w:i/>
                <w:iCs/>
              </w:rPr>
            </w:pPr>
            <w:r>
              <w:rPr>
                <w:rFonts w:ascii="Arial" w:hAnsi="Arial" w:cs="Arial"/>
                <w:b w:val="0"/>
                <w:bCs w:val="0"/>
                <w:i/>
                <w:iCs/>
              </w:rPr>
              <w:t>Artículo</w:t>
            </w:r>
          </w:p>
        </w:tc>
        <w:tc>
          <w:tcPr>
            <w:tcW w:w="2263" w:type="dxa"/>
            <w:tcBorders>
              <w:top w:val="single" w:sz="4" w:space="0" w:color="4472C4"/>
              <w:left w:val="single" w:sz="4" w:space="0" w:color="4472C4"/>
              <w:bottom w:val="single" w:sz="4" w:space="0" w:color="4472C4"/>
              <w:right w:val="single" w:sz="4" w:space="0" w:color="4472C4"/>
            </w:tcBorders>
          </w:tcPr>
          <w:p w14:paraId="0D16918E" w14:textId="2223A0CF"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articulos/{id}</w:t>
            </w:r>
          </w:p>
        </w:tc>
        <w:tc>
          <w:tcPr>
            <w:tcW w:w="2855" w:type="dxa"/>
            <w:tcBorders>
              <w:top w:val="single" w:sz="4" w:space="0" w:color="4472C4"/>
              <w:left w:val="single" w:sz="4" w:space="0" w:color="4472C4"/>
              <w:bottom w:val="single" w:sz="4" w:space="0" w:color="4472C4"/>
              <w:right w:val="single" w:sz="4" w:space="0" w:color="4472C4"/>
            </w:tcBorders>
          </w:tcPr>
          <w:p w14:paraId="35DAB52D" w14:textId="45516BD2"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GET, PUT, DELETE</w:t>
            </w:r>
          </w:p>
        </w:tc>
      </w:tr>
      <w:tr w:rsidR="00166D75" w14:paraId="39B2586F" w14:textId="77777777" w:rsidTr="007B2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bottom w:val="single" w:sz="4" w:space="0" w:color="4472C4"/>
              <w:right w:val="single" w:sz="4" w:space="0" w:color="4472C4"/>
            </w:tcBorders>
            <w:vAlign w:val="center"/>
          </w:tcPr>
          <w:p w14:paraId="1F6F8BEC" w14:textId="298C282F" w:rsidR="00166D75" w:rsidRPr="007335EF" w:rsidRDefault="00166D75" w:rsidP="00166D75">
            <w:pPr>
              <w:spacing w:line="360" w:lineRule="auto"/>
              <w:rPr>
                <w:rFonts w:ascii="Arial" w:hAnsi="Arial" w:cs="Arial"/>
                <w:b w:val="0"/>
                <w:bCs w:val="0"/>
                <w:i/>
                <w:iCs/>
              </w:rPr>
            </w:pPr>
            <w:r>
              <w:rPr>
                <w:rFonts w:ascii="Arial" w:hAnsi="Arial" w:cs="Arial"/>
                <w:b w:val="0"/>
                <w:bCs w:val="0"/>
                <w:i/>
                <w:iCs/>
              </w:rPr>
              <w:t>Lista de proveedores</w:t>
            </w:r>
          </w:p>
        </w:tc>
        <w:tc>
          <w:tcPr>
            <w:tcW w:w="2263" w:type="dxa"/>
            <w:tcBorders>
              <w:top w:val="single" w:sz="4" w:space="0" w:color="4472C4"/>
              <w:left w:val="single" w:sz="4" w:space="0" w:color="4472C4"/>
              <w:bottom w:val="single" w:sz="4" w:space="0" w:color="4472C4"/>
              <w:right w:val="single" w:sz="4" w:space="0" w:color="4472C4"/>
            </w:tcBorders>
          </w:tcPr>
          <w:p w14:paraId="15579BC1" w14:textId="00EE6E91"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proveedores</w:t>
            </w:r>
          </w:p>
        </w:tc>
        <w:tc>
          <w:tcPr>
            <w:tcW w:w="2855" w:type="dxa"/>
            <w:tcBorders>
              <w:top w:val="single" w:sz="4" w:space="0" w:color="4472C4"/>
              <w:left w:val="single" w:sz="4" w:space="0" w:color="4472C4"/>
              <w:bottom w:val="single" w:sz="4" w:space="0" w:color="4472C4"/>
              <w:right w:val="single" w:sz="4" w:space="0" w:color="4472C4"/>
            </w:tcBorders>
          </w:tcPr>
          <w:p w14:paraId="5CFEE55F" w14:textId="56145BD5"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GET</w:t>
            </w:r>
          </w:p>
        </w:tc>
      </w:tr>
      <w:tr w:rsidR="00166D75" w14:paraId="6515954E" w14:textId="77777777" w:rsidTr="007B2055">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right w:val="single" w:sz="4" w:space="0" w:color="4472C4"/>
            </w:tcBorders>
            <w:vAlign w:val="center"/>
          </w:tcPr>
          <w:p w14:paraId="09F77BE2" w14:textId="11E3D46F" w:rsidR="00166D75" w:rsidRPr="007335EF" w:rsidRDefault="00166D75" w:rsidP="00166D75">
            <w:pPr>
              <w:spacing w:line="360" w:lineRule="auto"/>
              <w:rPr>
                <w:rFonts w:ascii="Arial" w:hAnsi="Arial" w:cs="Arial"/>
                <w:b w:val="0"/>
                <w:bCs w:val="0"/>
                <w:i/>
                <w:iCs/>
              </w:rPr>
            </w:pPr>
            <w:r>
              <w:rPr>
                <w:rFonts w:ascii="Arial" w:hAnsi="Arial" w:cs="Arial"/>
                <w:b w:val="0"/>
                <w:bCs w:val="0"/>
                <w:i/>
                <w:iCs/>
              </w:rPr>
              <w:t>Proveedor</w:t>
            </w:r>
          </w:p>
        </w:tc>
        <w:tc>
          <w:tcPr>
            <w:tcW w:w="2263" w:type="dxa"/>
            <w:tcBorders>
              <w:top w:val="single" w:sz="4" w:space="0" w:color="4472C4"/>
              <w:left w:val="single" w:sz="4" w:space="0" w:color="4472C4"/>
              <w:bottom w:val="single" w:sz="4" w:space="0" w:color="4472C4"/>
              <w:right w:val="single" w:sz="4" w:space="0" w:color="4472C4"/>
            </w:tcBorders>
          </w:tcPr>
          <w:p w14:paraId="7658539B" w14:textId="11FFB08E"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proveedores/{id}</w:t>
            </w:r>
          </w:p>
        </w:tc>
        <w:tc>
          <w:tcPr>
            <w:tcW w:w="2855" w:type="dxa"/>
            <w:tcBorders>
              <w:top w:val="single" w:sz="4" w:space="0" w:color="4472C4"/>
              <w:left w:val="single" w:sz="4" w:space="0" w:color="4472C4"/>
              <w:bottom w:val="single" w:sz="4" w:space="0" w:color="4472C4"/>
              <w:right w:val="single" w:sz="4" w:space="0" w:color="4472C4"/>
            </w:tcBorders>
          </w:tcPr>
          <w:p w14:paraId="358C5E97" w14:textId="6303AF09"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GET, PUT, DELETE</w:t>
            </w:r>
          </w:p>
        </w:tc>
      </w:tr>
      <w:tr w:rsidR="00166D75" w14:paraId="60B2DADA" w14:textId="77777777" w:rsidTr="007B2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tcBorders>
              <w:top w:val="single" w:sz="4" w:space="0" w:color="4472C4"/>
              <w:left w:val="single" w:sz="4" w:space="0" w:color="4472C4"/>
              <w:bottom w:val="single" w:sz="4" w:space="0" w:color="4472C4"/>
              <w:right w:val="single" w:sz="4" w:space="0" w:color="4472C4"/>
            </w:tcBorders>
            <w:vAlign w:val="center"/>
          </w:tcPr>
          <w:p w14:paraId="34F4931A" w14:textId="6C96C6E8" w:rsidR="00166D75" w:rsidRPr="007335EF" w:rsidRDefault="00166D75" w:rsidP="00166D75">
            <w:pPr>
              <w:spacing w:line="360" w:lineRule="auto"/>
              <w:rPr>
                <w:rFonts w:ascii="Arial" w:hAnsi="Arial" w:cs="Arial"/>
                <w:b w:val="0"/>
                <w:bCs w:val="0"/>
                <w:i/>
                <w:iCs/>
              </w:rPr>
            </w:pPr>
          </w:p>
        </w:tc>
        <w:tc>
          <w:tcPr>
            <w:tcW w:w="2263" w:type="dxa"/>
            <w:tcBorders>
              <w:top w:val="single" w:sz="4" w:space="0" w:color="4472C4"/>
              <w:left w:val="single" w:sz="4" w:space="0" w:color="4472C4"/>
              <w:bottom w:val="single" w:sz="4" w:space="0" w:color="4472C4"/>
              <w:right w:val="single" w:sz="4" w:space="0" w:color="4472C4"/>
            </w:tcBorders>
          </w:tcPr>
          <w:p w14:paraId="25BC1354" w14:textId="5F6353E4"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855" w:type="dxa"/>
            <w:tcBorders>
              <w:top w:val="single" w:sz="4" w:space="0" w:color="4472C4"/>
              <w:left w:val="single" w:sz="4" w:space="0" w:color="4472C4"/>
              <w:bottom w:val="single" w:sz="4" w:space="0" w:color="4472C4"/>
              <w:right w:val="single" w:sz="4" w:space="0" w:color="4472C4"/>
            </w:tcBorders>
          </w:tcPr>
          <w:p w14:paraId="3B3E50E9" w14:textId="3F9C0472"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66D75" w14:paraId="26B92E4C" w14:textId="77777777" w:rsidTr="007B2055">
        <w:tc>
          <w:tcPr>
            <w:cnfStyle w:val="001000000000" w:firstRow="0" w:lastRow="0" w:firstColumn="1" w:lastColumn="0" w:oddVBand="0" w:evenVBand="0" w:oddHBand="0" w:evenHBand="0" w:firstRowFirstColumn="0" w:firstRowLastColumn="0" w:lastRowFirstColumn="0" w:lastRowLastColumn="0"/>
            <w:tcW w:w="3376" w:type="dxa"/>
            <w:vMerge w:val="restart"/>
            <w:tcBorders>
              <w:top w:val="single" w:sz="4" w:space="0" w:color="4472C4"/>
              <w:left w:val="single" w:sz="4" w:space="0" w:color="4472C4"/>
              <w:right w:val="single" w:sz="4" w:space="0" w:color="4472C4"/>
            </w:tcBorders>
            <w:vAlign w:val="center"/>
          </w:tcPr>
          <w:p w14:paraId="4882BFBA" w14:textId="598D03BF" w:rsidR="00166D75" w:rsidRPr="007335EF" w:rsidRDefault="00166D75" w:rsidP="00166D75">
            <w:pPr>
              <w:spacing w:line="360" w:lineRule="auto"/>
              <w:rPr>
                <w:rFonts w:ascii="Arial" w:hAnsi="Arial" w:cs="Arial"/>
                <w:b w:val="0"/>
                <w:bCs w:val="0"/>
                <w:i/>
                <w:iCs/>
              </w:rPr>
            </w:pPr>
            <w:r>
              <w:rPr>
                <w:rFonts w:ascii="Arial" w:hAnsi="Arial" w:cs="Arial"/>
                <w:b w:val="0"/>
                <w:bCs w:val="0"/>
                <w:i/>
                <w:iCs/>
              </w:rPr>
              <w:t>Factura</w:t>
            </w:r>
          </w:p>
        </w:tc>
        <w:tc>
          <w:tcPr>
            <w:tcW w:w="2263" w:type="dxa"/>
            <w:tcBorders>
              <w:top w:val="single" w:sz="4" w:space="0" w:color="4472C4"/>
              <w:left w:val="single" w:sz="4" w:space="0" w:color="4472C4"/>
              <w:bottom w:val="single" w:sz="4" w:space="0" w:color="4472C4"/>
              <w:right w:val="single" w:sz="4" w:space="0" w:color="4472C4"/>
            </w:tcBorders>
          </w:tcPr>
          <w:p w14:paraId="5B0216F0" w14:textId="1271F6E7"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facturas/{id}</w:t>
            </w:r>
          </w:p>
        </w:tc>
        <w:tc>
          <w:tcPr>
            <w:tcW w:w="2855" w:type="dxa"/>
            <w:tcBorders>
              <w:top w:val="single" w:sz="4" w:space="0" w:color="4472C4"/>
              <w:left w:val="single" w:sz="4" w:space="0" w:color="4472C4"/>
              <w:bottom w:val="single" w:sz="4" w:space="0" w:color="4472C4"/>
              <w:right w:val="single" w:sz="4" w:space="0" w:color="4472C4"/>
            </w:tcBorders>
          </w:tcPr>
          <w:p w14:paraId="7A36E341" w14:textId="164E1B13"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GET, PUT, DELETE</w:t>
            </w:r>
          </w:p>
        </w:tc>
      </w:tr>
      <w:tr w:rsidR="00166D75" w14:paraId="1BBF534D" w14:textId="77777777" w:rsidTr="007B2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vMerge/>
            <w:tcBorders>
              <w:left w:val="single" w:sz="4" w:space="0" w:color="4472C4"/>
              <w:bottom w:val="single" w:sz="4" w:space="0" w:color="4472C4"/>
              <w:right w:val="single" w:sz="4" w:space="0" w:color="4472C4"/>
            </w:tcBorders>
            <w:vAlign w:val="center"/>
          </w:tcPr>
          <w:p w14:paraId="2931F2DA" w14:textId="1E0F350E" w:rsidR="00166D75" w:rsidRPr="007335EF" w:rsidRDefault="00166D75" w:rsidP="00166D75">
            <w:pPr>
              <w:spacing w:line="360" w:lineRule="auto"/>
              <w:rPr>
                <w:rFonts w:ascii="Arial" w:hAnsi="Arial" w:cs="Arial"/>
                <w:b w:val="0"/>
                <w:bCs w:val="0"/>
                <w:i/>
                <w:iCs/>
              </w:rPr>
            </w:pPr>
          </w:p>
        </w:tc>
        <w:tc>
          <w:tcPr>
            <w:tcW w:w="2263" w:type="dxa"/>
            <w:tcBorders>
              <w:top w:val="single" w:sz="4" w:space="0" w:color="4472C4"/>
              <w:left w:val="single" w:sz="4" w:space="0" w:color="4472C4"/>
              <w:bottom w:val="single" w:sz="4" w:space="0" w:color="4472C4"/>
              <w:right w:val="single" w:sz="4" w:space="0" w:color="4472C4"/>
            </w:tcBorders>
          </w:tcPr>
          <w:p w14:paraId="7C3E557B" w14:textId="5B93E2E5"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facturas</w:t>
            </w:r>
          </w:p>
        </w:tc>
        <w:tc>
          <w:tcPr>
            <w:tcW w:w="2855" w:type="dxa"/>
            <w:tcBorders>
              <w:top w:val="single" w:sz="4" w:space="0" w:color="4472C4"/>
              <w:left w:val="single" w:sz="4" w:space="0" w:color="4472C4"/>
              <w:bottom w:val="single" w:sz="4" w:space="0" w:color="4472C4"/>
              <w:right w:val="single" w:sz="4" w:space="0" w:color="4472C4"/>
            </w:tcBorders>
          </w:tcPr>
          <w:p w14:paraId="7E624A0A" w14:textId="5F4908AA"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POST</w:t>
            </w:r>
          </w:p>
        </w:tc>
      </w:tr>
      <w:tr w:rsidR="00166D75" w14:paraId="5CF6148F" w14:textId="77777777" w:rsidTr="007B2055">
        <w:tc>
          <w:tcPr>
            <w:cnfStyle w:val="001000000000" w:firstRow="0" w:lastRow="0" w:firstColumn="1" w:lastColumn="0" w:oddVBand="0" w:evenVBand="0" w:oddHBand="0" w:evenHBand="0" w:firstRowFirstColumn="0" w:firstRowLastColumn="0" w:lastRowFirstColumn="0" w:lastRowLastColumn="0"/>
            <w:tcW w:w="3376" w:type="dxa"/>
            <w:vMerge w:val="restart"/>
            <w:tcBorders>
              <w:top w:val="single" w:sz="4" w:space="0" w:color="4472C4"/>
              <w:left w:val="single" w:sz="4" w:space="0" w:color="4472C4"/>
              <w:right w:val="single" w:sz="4" w:space="0" w:color="4472C4"/>
            </w:tcBorders>
            <w:vAlign w:val="center"/>
          </w:tcPr>
          <w:p w14:paraId="6F743B60" w14:textId="3F007138" w:rsidR="00166D75" w:rsidRPr="007335EF" w:rsidRDefault="00166D75" w:rsidP="00166D75">
            <w:pPr>
              <w:spacing w:line="360" w:lineRule="auto"/>
              <w:rPr>
                <w:rFonts w:ascii="Arial" w:hAnsi="Arial" w:cs="Arial"/>
                <w:b w:val="0"/>
                <w:bCs w:val="0"/>
                <w:i/>
                <w:iCs/>
              </w:rPr>
            </w:pPr>
            <w:r>
              <w:rPr>
                <w:rFonts w:ascii="Arial" w:hAnsi="Arial" w:cs="Arial"/>
                <w:b w:val="0"/>
                <w:bCs w:val="0"/>
                <w:i/>
                <w:iCs/>
              </w:rPr>
              <w:t>Lista de facturas</w:t>
            </w:r>
          </w:p>
        </w:tc>
        <w:tc>
          <w:tcPr>
            <w:tcW w:w="2263" w:type="dxa"/>
            <w:tcBorders>
              <w:top w:val="single" w:sz="4" w:space="0" w:color="4472C4"/>
              <w:left w:val="single" w:sz="4" w:space="0" w:color="4472C4"/>
              <w:bottom w:val="single" w:sz="4" w:space="0" w:color="4472C4"/>
              <w:right w:val="single" w:sz="4" w:space="0" w:color="4472C4"/>
            </w:tcBorders>
          </w:tcPr>
          <w:p w14:paraId="5916BAB3" w14:textId="0942CBED"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commentRangeStart w:id="69"/>
            <w:r>
              <w:rPr>
                <w:rFonts w:ascii="Arial" w:hAnsi="Arial" w:cs="Arial"/>
              </w:rPr>
              <w:t>facturasVenta</w:t>
            </w:r>
            <w:commentRangeEnd w:id="69"/>
            <w:r>
              <w:rPr>
                <w:rStyle w:val="Refdecomentario"/>
                <w:rFonts w:ascii="Arial" w:hAnsi="Arial" w:cs="Arial"/>
                <w:sz w:val="22"/>
                <w:szCs w:val="22"/>
              </w:rPr>
              <w:commentReference w:id="69"/>
            </w:r>
          </w:p>
        </w:tc>
        <w:tc>
          <w:tcPr>
            <w:tcW w:w="2855" w:type="dxa"/>
            <w:tcBorders>
              <w:top w:val="single" w:sz="4" w:space="0" w:color="4472C4"/>
              <w:left w:val="single" w:sz="4" w:space="0" w:color="4472C4"/>
              <w:bottom w:val="single" w:sz="4" w:space="0" w:color="4472C4"/>
              <w:right w:val="single" w:sz="4" w:space="0" w:color="4472C4"/>
            </w:tcBorders>
          </w:tcPr>
          <w:p w14:paraId="5805435C" w14:textId="31267449"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GET</w:t>
            </w:r>
          </w:p>
        </w:tc>
      </w:tr>
      <w:tr w:rsidR="00166D75" w14:paraId="75501707" w14:textId="77777777" w:rsidTr="007B2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6" w:type="dxa"/>
            <w:vMerge/>
            <w:tcBorders>
              <w:left w:val="single" w:sz="4" w:space="0" w:color="4472C4"/>
              <w:right w:val="single" w:sz="4" w:space="0" w:color="4472C4"/>
            </w:tcBorders>
            <w:vAlign w:val="center"/>
          </w:tcPr>
          <w:p w14:paraId="04836BF3" w14:textId="77777777" w:rsidR="00166D75" w:rsidRDefault="00166D75" w:rsidP="00166D75">
            <w:pPr>
              <w:spacing w:line="360" w:lineRule="auto"/>
              <w:rPr>
                <w:rFonts w:ascii="Arial" w:hAnsi="Arial" w:cs="Arial"/>
                <w:i/>
                <w:iCs/>
              </w:rPr>
            </w:pPr>
          </w:p>
        </w:tc>
        <w:tc>
          <w:tcPr>
            <w:tcW w:w="2263" w:type="dxa"/>
            <w:tcBorders>
              <w:top w:val="single" w:sz="4" w:space="0" w:color="4472C4"/>
              <w:left w:val="single" w:sz="4" w:space="0" w:color="4472C4"/>
              <w:bottom w:val="single" w:sz="4" w:space="0" w:color="4472C4"/>
              <w:right w:val="single" w:sz="4" w:space="0" w:color="4472C4"/>
            </w:tcBorders>
          </w:tcPr>
          <w:p w14:paraId="40D0F629" w14:textId="02172B05"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facturasCompra</w:t>
            </w:r>
          </w:p>
        </w:tc>
        <w:tc>
          <w:tcPr>
            <w:tcW w:w="2855" w:type="dxa"/>
            <w:tcBorders>
              <w:top w:val="single" w:sz="4" w:space="0" w:color="4472C4"/>
              <w:left w:val="single" w:sz="4" w:space="0" w:color="4472C4"/>
              <w:bottom w:val="single" w:sz="4" w:space="0" w:color="4472C4"/>
              <w:right w:val="single" w:sz="4" w:space="0" w:color="4472C4"/>
            </w:tcBorders>
          </w:tcPr>
          <w:p w14:paraId="2B80552B" w14:textId="41A37CEE" w:rsidR="00166D75" w:rsidRDefault="00166D75" w:rsidP="00166D7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GET</w:t>
            </w:r>
          </w:p>
        </w:tc>
      </w:tr>
      <w:tr w:rsidR="00166D75" w14:paraId="7CB90D13" w14:textId="77777777" w:rsidTr="007B2055">
        <w:tc>
          <w:tcPr>
            <w:cnfStyle w:val="001000000000" w:firstRow="0" w:lastRow="0" w:firstColumn="1" w:lastColumn="0" w:oddVBand="0" w:evenVBand="0" w:oddHBand="0" w:evenHBand="0" w:firstRowFirstColumn="0" w:firstRowLastColumn="0" w:lastRowFirstColumn="0" w:lastRowLastColumn="0"/>
            <w:tcW w:w="3376" w:type="dxa"/>
            <w:vMerge/>
            <w:tcBorders>
              <w:left w:val="single" w:sz="4" w:space="0" w:color="4472C4"/>
              <w:right w:val="single" w:sz="4" w:space="0" w:color="4472C4"/>
            </w:tcBorders>
            <w:vAlign w:val="center"/>
          </w:tcPr>
          <w:p w14:paraId="1ABB7981" w14:textId="77777777" w:rsidR="00166D75" w:rsidRDefault="00166D75" w:rsidP="00166D75">
            <w:pPr>
              <w:spacing w:line="360" w:lineRule="auto"/>
              <w:rPr>
                <w:rFonts w:ascii="Arial" w:hAnsi="Arial" w:cs="Arial"/>
                <w:i/>
                <w:iCs/>
              </w:rPr>
            </w:pPr>
          </w:p>
        </w:tc>
        <w:tc>
          <w:tcPr>
            <w:tcW w:w="2263" w:type="dxa"/>
            <w:tcBorders>
              <w:top w:val="single" w:sz="4" w:space="0" w:color="4472C4"/>
              <w:left w:val="single" w:sz="4" w:space="0" w:color="4472C4"/>
              <w:bottom w:val="single" w:sz="4" w:space="0" w:color="4472C4"/>
              <w:right w:val="single" w:sz="4" w:space="0" w:color="4472C4"/>
            </w:tcBorders>
          </w:tcPr>
          <w:p w14:paraId="25310702" w14:textId="6EBFF113"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facturasReembolso</w:t>
            </w:r>
          </w:p>
        </w:tc>
        <w:tc>
          <w:tcPr>
            <w:tcW w:w="2855" w:type="dxa"/>
            <w:tcBorders>
              <w:top w:val="single" w:sz="4" w:space="0" w:color="4472C4"/>
              <w:left w:val="single" w:sz="4" w:space="0" w:color="4472C4"/>
              <w:bottom w:val="single" w:sz="4" w:space="0" w:color="4472C4"/>
              <w:right w:val="single" w:sz="4" w:space="0" w:color="4472C4"/>
            </w:tcBorders>
          </w:tcPr>
          <w:p w14:paraId="64E69398" w14:textId="3FCA0CAA" w:rsidR="00166D75" w:rsidRDefault="00166D75" w:rsidP="00166D7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GET</w:t>
            </w:r>
          </w:p>
        </w:tc>
      </w:tr>
    </w:tbl>
    <w:p w14:paraId="072A4CE8" w14:textId="0C171EE2" w:rsidR="00725797" w:rsidRDefault="00725797">
      <w:pPr>
        <w:rPr>
          <w:rFonts w:ascii="Arial" w:hAnsi="Arial" w:cs="Arial"/>
        </w:rPr>
      </w:pPr>
    </w:p>
    <w:p w14:paraId="1D22DD8A" w14:textId="002F421E" w:rsidR="00C9734F" w:rsidRDefault="00BF607F" w:rsidP="00B5043E">
      <w:pPr>
        <w:jc w:val="both"/>
        <w:rPr>
          <w:rFonts w:ascii="Arial" w:hAnsi="Arial" w:cs="Arial"/>
        </w:rPr>
      </w:pPr>
      <w:r>
        <w:rPr>
          <w:rFonts w:ascii="Arial" w:hAnsi="Arial" w:cs="Arial"/>
        </w:rPr>
        <w:t xml:space="preserve">Representaciones de </w:t>
      </w:r>
      <w:r w:rsidR="00546A29">
        <w:rPr>
          <w:rFonts w:ascii="Arial" w:hAnsi="Arial" w:cs="Arial"/>
        </w:rPr>
        <w:t>algunos</w:t>
      </w:r>
      <w:r>
        <w:rPr>
          <w:rFonts w:ascii="Arial" w:hAnsi="Arial" w:cs="Arial"/>
        </w:rPr>
        <w:t xml:space="preserve"> recurso</w:t>
      </w:r>
      <w:r w:rsidR="00546A29">
        <w:rPr>
          <w:rFonts w:ascii="Arial" w:hAnsi="Arial" w:cs="Arial"/>
        </w:rPr>
        <w:t>s</w:t>
      </w:r>
      <w:r>
        <w:rPr>
          <w:rFonts w:ascii="Arial" w:hAnsi="Arial" w:cs="Arial"/>
        </w:rPr>
        <w:t>:</w:t>
      </w:r>
    </w:p>
    <w:p w14:paraId="0DACDFBC" w14:textId="77777777" w:rsidR="00783F7C" w:rsidRDefault="00783F7C" w:rsidP="00783F7C">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p>
    <w:p w14:paraId="7405AE4E" w14:textId="22D1A835" w:rsidR="00574303" w:rsidRPr="00F274BA" w:rsidRDefault="00967841" w:rsidP="00574303">
      <w:pPr>
        <w:jc w:val="both"/>
        <w:rPr>
          <w:rFonts w:ascii="Arial" w:hAnsi="Arial" w:cs="Arial"/>
          <w:b/>
          <w:bCs/>
          <w:u w:val="single"/>
        </w:rPr>
      </w:pPr>
      <w:r w:rsidRPr="00F274BA">
        <w:rPr>
          <w:rFonts w:ascii="Arial" w:hAnsi="Arial" w:cs="Arial"/>
          <w:b/>
          <w:bCs/>
          <w:u w:val="single"/>
        </w:rPr>
        <w:t>Categoría de artículos</w:t>
      </w:r>
    </w:p>
    <w:p w14:paraId="5B0F5654" w14:textId="73EF9DF4" w:rsidR="00F274BA" w:rsidRPr="00F274BA" w:rsidRDefault="00F274BA" w:rsidP="00F274BA">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274BA">
        <w:rPr>
          <w:rFonts w:ascii="Courier New" w:eastAsia="Times New Roman" w:hAnsi="Courier New" w:cs="Courier New"/>
          <w:color w:val="000000"/>
          <w:kern w:val="0"/>
          <w:sz w:val="18"/>
          <w:szCs w:val="18"/>
          <w:lang w:eastAsia="es-ES"/>
          <w14:ligatures w14:val="none"/>
        </w:rPr>
        <w:t>{</w:t>
      </w:r>
    </w:p>
    <w:p w14:paraId="766FAE80" w14:textId="2175CDBD" w:rsidR="00F274BA" w:rsidRPr="00F274BA" w:rsidRDefault="00F274BA" w:rsidP="00F274BA">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274BA">
        <w:rPr>
          <w:rFonts w:ascii="Courier New" w:eastAsia="Times New Roman" w:hAnsi="Courier New" w:cs="Courier New"/>
          <w:color w:val="000000"/>
          <w:kern w:val="0"/>
          <w:sz w:val="18"/>
          <w:szCs w:val="18"/>
          <w:lang w:eastAsia="es-ES"/>
          <w14:ligatures w14:val="none"/>
        </w:rPr>
        <w:t>    </w:t>
      </w:r>
      <w:r w:rsidRPr="00F274BA">
        <w:rPr>
          <w:rFonts w:ascii="Courier New" w:eastAsia="Times New Roman" w:hAnsi="Courier New" w:cs="Courier New"/>
          <w:color w:val="A31515"/>
          <w:kern w:val="0"/>
          <w:sz w:val="18"/>
          <w:szCs w:val="18"/>
          <w:lang w:eastAsia="es-ES"/>
          <w14:ligatures w14:val="none"/>
        </w:rPr>
        <w:t>"nombre"</w:t>
      </w:r>
      <w:r w:rsidRPr="00F274BA">
        <w:rPr>
          <w:rFonts w:ascii="Courier New" w:eastAsia="Times New Roman" w:hAnsi="Courier New" w:cs="Courier New"/>
          <w:color w:val="000000"/>
          <w:kern w:val="0"/>
          <w:sz w:val="18"/>
          <w:szCs w:val="18"/>
          <w:lang w:eastAsia="es-ES"/>
          <w14:ligatures w14:val="none"/>
        </w:rPr>
        <w:t>: </w:t>
      </w:r>
      <w:r w:rsidRPr="00F274BA">
        <w:rPr>
          <w:rFonts w:ascii="Courier New" w:eastAsia="Times New Roman" w:hAnsi="Courier New" w:cs="Courier New"/>
          <w:color w:val="0451A5"/>
          <w:kern w:val="0"/>
          <w:sz w:val="18"/>
          <w:szCs w:val="18"/>
          <w:lang w:eastAsia="es-ES"/>
          <w14:ligatures w14:val="none"/>
        </w:rPr>
        <w:t>"Alacena"</w:t>
      </w:r>
    </w:p>
    <w:p w14:paraId="484F2879" w14:textId="30083777" w:rsidR="00F274BA" w:rsidRPr="00546A29" w:rsidRDefault="00F274BA" w:rsidP="00546A29">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274BA">
        <w:rPr>
          <w:rFonts w:ascii="Courier New" w:eastAsia="Times New Roman" w:hAnsi="Courier New" w:cs="Courier New"/>
          <w:color w:val="000000"/>
          <w:kern w:val="0"/>
          <w:sz w:val="18"/>
          <w:szCs w:val="18"/>
          <w:lang w:eastAsia="es-ES"/>
          <w14:ligatures w14:val="none"/>
        </w:rPr>
        <w:t>}</w:t>
      </w:r>
    </w:p>
    <w:p w14:paraId="657F361C" w14:textId="77777777" w:rsidR="007F2088" w:rsidRDefault="007F2088" w:rsidP="00574303">
      <w:pPr>
        <w:jc w:val="both"/>
        <w:rPr>
          <w:rFonts w:ascii="Arial" w:hAnsi="Arial" w:cs="Arial"/>
        </w:rPr>
      </w:pPr>
    </w:p>
    <w:p w14:paraId="5496A45C" w14:textId="78FC7595" w:rsidR="0003359C" w:rsidRPr="00FD20CE" w:rsidRDefault="00FD20CE" w:rsidP="00574303">
      <w:pPr>
        <w:jc w:val="both"/>
        <w:rPr>
          <w:rFonts w:ascii="Arial" w:hAnsi="Arial" w:cs="Arial"/>
          <w:b/>
          <w:bCs/>
          <w:u w:val="single"/>
        </w:rPr>
      </w:pPr>
      <w:r w:rsidRPr="00FD20CE">
        <w:rPr>
          <w:rFonts w:ascii="Arial" w:hAnsi="Arial" w:cs="Arial"/>
          <w:b/>
          <w:bCs/>
          <w:u w:val="single"/>
        </w:rPr>
        <w:t>Artículo</w:t>
      </w:r>
    </w:p>
    <w:p w14:paraId="59B0A24D" w14:textId="72AAB8FA"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w:t>
      </w:r>
    </w:p>
    <w:p w14:paraId="684F4B85" w14:textId="2037FC26"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"id"</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98658"/>
          <w:kern w:val="0"/>
          <w:sz w:val="18"/>
          <w:szCs w:val="18"/>
          <w:lang w:eastAsia="es-ES"/>
          <w14:ligatures w14:val="none"/>
        </w:rPr>
        <w:t>4001</w:t>
      </w:r>
      <w:r w:rsidRPr="00FD20CE">
        <w:rPr>
          <w:rFonts w:ascii="Courier New" w:eastAsia="Times New Roman" w:hAnsi="Courier New" w:cs="Courier New"/>
          <w:color w:val="000000"/>
          <w:kern w:val="0"/>
          <w:sz w:val="18"/>
          <w:szCs w:val="18"/>
          <w:lang w:eastAsia="es-ES"/>
          <w14:ligatures w14:val="none"/>
        </w:rPr>
        <w:t>,</w:t>
      </w:r>
    </w:p>
    <w:p w14:paraId="45112E91" w14:textId="492866BE"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"descripcion"</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451A5"/>
          <w:kern w:val="0"/>
          <w:sz w:val="18"/>
          <w:szCs w:val="18"/>
          <w:lang w:eastAsia="es-ES"/>
          <w14:ligatures w14:val="none"/>
        </w:rPr>
        <w:t>"Pasta dental Colgate 75ml"</w:t>
      </w:r>
      <w:r w:rsidRPr="00FD20CE">
        <w:rPr>
          <w:rFonts w:ascii="Courier New" w:eastAsia="Times New Roman" w:hAnsi="Courier New" w:cs="Courier New"/>
          <w:color w:val="000000"/>
          <w:kern w:val="0"/>
          <w:sz w:val="18"/>
          <w:szCs w:val="18"/>
          <w:lang w:eastAsia="es-ES"/>
          <w14:ligatures w14:val="none"/>
        </w:rPr>
        <w:t>,</w:t>
      </w:r>
    </w:p>
    <w:p w14:paraId="3F34572E" w14:textId="6D4B2D3E"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"fechaAlta"</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451A5"/>
          <w:kern w:val="0"/>
          <w:sz w:val="18"/>
          <w:szCs w:val="18"/>
          <w:lang w:eastAsia="es-ES"/>
          <w14:ligatures w14:val="none"/>
        </w:rPr>
        <w:t>"2023-07-02"</w:t>
      </w:r>
      <w:r w:rsidRPr="00FD20CE">
        <w:rPr>
          <w:rFonts w:ascii="Courier New" w:eastAsia="Times New Roman" w:hAnsi="Courier New" w:cs="Courier New"/>
          <w:color w:val="000000"/>
          <w:kern w:val="0"/>
          <w:sz w:val="18"/>
          <w:szCs w:val="18"/>
          <w:lang w:eastAsia="es-ES"/>
          <w14:ligatures w14:val="none"/>
        </w:rPr>
        <w:t>,</w:t>
      </w:r>
    </w:p>
    <w:p w14:paraId="560145C5" w14:textId="3088ACF7"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"precio"</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98658"/>
          <w:kern w:val="0"/>
          <w:sz w:val="18"/>
          <w:szCs w:val="18"/>
          <w:lang w:eastAsia="es-ES"/>
          <w14:ligatures w14:val="none"/>
        </w:rPr>
        <w:t>0.95</w:t>
      </w:r>
      <w:r w:rsidRPr="00FD20CE">
        <w:rPr>
          <w:rFonts w:ascii="Courier New" w:eastAsia="Times New Roman" w:hAnsi="Courier New" w:cs="Courier New"/>
          <w:color w:val="000000"/>
          <w:kern w:val="0"/>
          <w:sz w:val="18"/>
          <w:szCs w:val="18"/>
          <w:lang w:eastAsia="es-ES"/>
          <w14:ligatures w14:val="none"/>
        </w:rPr>
        <w:t>,</w:t>
      </w:r>
    </w:p>
    <w:p w14:paraId="09DE6A0A" w14:textId="2840185B"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"stock"</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98658"/>
          <w:kern w:val="0"/>
          <w:sz w:val="18"/>
          <w:szCs w:val="18"/>
          <w:lang w:eastAsia="es-ES"/>
          <w14:ligatures w14:val="none"/>
        </w:rPr>
        <w:t>45.0</w:t>
      </w:r>
      <w:r w:rsidRPr="00FD20CE">
        <w:rPr>
          <w:rFonts w:ascii="Courier New" w:eastAsia="Times New Roman" w:hAnsi="Courier New" w:cs="Courier New"/>
          <w:color w:val="000000"/>
          <w:kern w:val="0"/>
          <w:sz w:val="18"/>
          <w:szCs w:val="18"/>
          <w:lang w:eastAsia="es-ES"/>
          <w14:ligatures w14:val="none"/>
        </w:rPr>
        <w:t>,</w:t>
      </w:r>
    </w:p>
    <w:p w14:paraId="3496C272" w14:textId="630D5BC2"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"stockSeguridad"</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98658"/>
          <w:kern w:val="0"/>
          <w:sz w:val="18"/>
          <w:szCs w:val="18"/>
          <w:lang w:eastAsia="es-ES"/>
          <w14:ligatures w14:val="none"/>
        </w:rPr>
        <w:t>10.0</w:t>
      </w:r>
      <w:r w:rsidRPr="00FD20CE">
        <w:rPr>
          <w:rFonts w:ascii="Courier New" w:eastAsia="Times New Roman" w:hAnsi="Courier New" w:cs="Courier New"/>
          <w:color w:val="000000"/>
          <w:kern w:val="0"/>
          <w:sz w:val="18"/>
          <w:szCs w:val="18"/>
          <w:lang w:eastAsia="es-ES"/>
          <w14:ligatures w14:val="none"/>
        </w:rPr>
        <w:t>,</w:t>
      </w:r>
    </w:p>
    <w:p w14:paraId="16AE6DD4" w14:textId="15DD6F81"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"descuento"</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98658"/>
          <w:kern w:val="0"/>
          <w:sz w:val="18"/>
          <w:szCs w:val="18"/>
          <w:lang w:eastAsia="es-ES"/>
          <w14:ligatures w14:val="none"/>
        </w:rPr>
        <w:t>0.0</w:t>
      </w:r>
      <w:r w:rsidRPr="00FD20CE">
        <w:rPr>
          <w:rFonts w:ascii="Courier New" w:eastAsia="Times New Roman" w:hAnsi="Courier New" w:cs="Courier New"/>
          <w:color w:val="000000"/>
          <w:kern w:val="0"/>
          <w:sz w:val="18"/>
          <w:szCs w:val="18"/>
          <w:lang w:eastAsia="es-ES"/>
          <w14:ligatures w14:val="none"/>
        </w:rPr>
        <w:t>,</w:t>
      </w:r>
    </w:p>
    <w:p w14:paraId="3CB80C66" w14:textId="3155CC43"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"unidad"</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451A5"/>
          <w:kern w:val="0"/>
          <w:sz w:val="18"/>
          <w:szCs w:val="18"/>
          <w:lang w:eastAsia="es-ES"/>
          <w14:ligatures w14:val="none"/>
        </w:rPr>
        <w:t>"UNIDADES"</w:t>
      </w:r>
      <w:r w:rsidRPr="00FD20CE">
        <w:rPr>
          <w:rFonts w:ascii="Courier New" w:eastAsia="Times New Roman" w:hAnsi="Courier New" w:cs="Courier New"/>
          <w:color w:val="000000"/>
          <w:kern w:val="0"/>
          <w:sz w:val="18"/>
          <w:szCs w:val="18"/>
          <w:lang w:eastAsia="es-ES"/>
          <w14:ligatures w14:val="none"/>
        </w:rPr>
        <w:t>,</w:t>
      </w:r>
    </w:p>
    <w:p w14:paraId="7BC0693C" w14:textId="43411434"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"categoria"</w:t>
      </w:r>
      <w:r w:rsidRPr="00FD20CE">
        <w:rPr>
          <w:rFonts w:ascii="Courier New" w:eastAsia="Times New Roman" w:hAnsi="Courier New" w:cs="Courier New"/>
          <w:color w:val="000000"/>
          <w:kern w:val="0"/>
          <w:sz w:val="18"/>
          <w:szCs w:val="18"/>
          <w:lang w:eastAsia="es-ES"/>
          <w14:ligatures w14:val="none"/>
        </w:rPr>
        <w:t>: {</w:t>
      </w:r>
    </w:p>
    <w:p w14:paraId="1F922E3E" w14:textId="13A40E43"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"nombre"</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451A5"/>
          <w:kern w:val="0"/>
          <w:sz w:val="18"/>
          <w:szCs w:val="18"/>
          <w:lang w:eastAsia="es-ES"/>
          <w14:ligatures w14:val="none"/>
        </w:rPr>
        <w:t>"Cuidado personal"</w:t>
      </w:r>
    </w:p>
    <w:p w14:paraId="4604B559" w14:textId="1D4CF60F"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lastRenderedPageBreak/>
        <w:t>    },</w:t>
      </w:r>
    </w:p>
    <w:p w14:paraId="3DADF358" w14:textId="11D8A8DC"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A31515"/>
          <w:kern w:val="0"/>
          <w:sz w:val="18"/>
          <w:szCs w:val="18"/>
          <w:lang w:eastAsia="es-ES"/>
          <w14:ligatures w14:val="none"/>
        </w:rPr>
        <w:t>"iva"</w:t>
      </w:r>
      <w:r w:rsidRPr="00FD20CE">
        <w:rPr>
          <w:rFonts w:ascii="Courier New" w:eastAsia="Times New Roman" w:hAnsi="Courier New" w:cs="Courier New"/>
          <w:color w:val="000000"/>
          <w:kern w:val="0"/>
          <w:sz w:val="18"/>
          <w:szCs w:val="18"/>
          <w:lang w:eastAsia="es-ES"/>
          <w14:ligatures w14:val="none"/>
        </w:rPr>
        <w:t>: </w:t>
      </w:r>
      <w:r w:rsidRPr="00FD20CE">
        <w:rPr>
          <w:rFonts w:ascii="Courier New" w:eastAsia="Times New Roman" w:hAnsi="Courier New" w:cs="Courier New"/>
          <w:color w:val="0451A5"/>
          <w:kern w:val="0"/>
          <w:sz w:val="18"/>
          <w:szCs w:val="18"/>
          <w:lang w:eastAsia="es-ES"/>
          <w14:ligatures w14:val="none"/>
        </w:rPr>
        <w:t>"GENERAL"</w:t>
      </w:r>
    </w:p>
    <w:p w14:paraId="555D52E8" w14:textId="089D578C" w:rsidR="00FD20CE" w:rsidRPr="00FD20CE" w:rsidRDefault="00FD20CE" w:rsidP="00FD20CE">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FD20CE">
        <w:rPr>
          <w:rFonts w:ascii="Courier New" w:eastAsia="Times New Roman" w:hAnsi="Courier New" w:cs="Courier New"/>
          <w:color w:val="000000"/>
          <w:kern w:val="0"/>
          <w:sz w:val="18"/>
          <w:szCs w:val="18"/>
          <w:lang w:eastAsia="es-ES"/>
          <w14:ligatures w14:val="none"/>
        </w:rPr>
        <w:t>}</w:t>
      </w:r>
    </w:p>
    <w:p w14:paraId="65C3D1D6" w14:textId="77777777" w:rsidR="0003359C" w:rsidRDefault="0003359C" w:rsidP="00574303">
      <w:pPr>
        <w:jc w:val="both"/>
        <w:rPr>
          <w:rFonts w:ascii="Arial" w:hAnsi="Arial" w:cs="Arial"/>
        </w:rPr>
      </w:pPr>
    </w:p>
    <w:p w14:paraId="7ECEF911" w14:textId="1B15128D" w:rsidR="00FD20CE" w:rsidRPr="00CD6E93" w:rsidRDefault="00CD6E93" w:rsidP="00574303">
      <w:pPr>
        <w:jc w:val="both"/>
        <w:rPr>
          <w:rFonts w:ascii="Arial" w:hAnsi="Arial" w:cs="Arial"/>
          <w:b/>
          <w:bCs/>
          <w:u w:val="single"/>
        </w:rPr>
      </w:pPr>
      <w:r w:rsidRPr="00CD6E93">
        <w:rPr>
          <w:rFonts w:ascii="Arial" w:hAnsi="Arial" w:cs="Arial"/>
          <w:b/>
          <w:bCs/>
          <w:u w:val="single"/>
        </w:rPr>
        <w:t>Proveedor</w:t>
      </w:r>
    </w:p>
    <w:p w14:paraId="57F60FCD" w14:textId="02392C72"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w:t>
      </w:r>
    </w:p>
    <w:p w14:paraId="15C8FE59" w14:textId="4276A3A1"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A31515"/>
          <w:kern w:val="0"/>
          <w:sz w:val="18"/>
          <w:szCs w:val="18"/>
          <w:lang w:eastAsia="es-ES"/>
          <w14:ligatures w14:val="none"/>
        </w:rPr>
        <w:t>"id"</w:t>
      </w: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098658"/>
          <w:kern w:val="0"/>
          <w:sz w:val="18"/>
          <w:szCs w:val="18"/>
          <w:lang w:eastAsia="es-ES"/>
          <w14:ligatures w14:val="none"/>
        </w:rPr>
        <w:t>1</w:t>
      </w:r>
      <w:r w:rsidRPr="00CD6E93">
        <w:rPr>
          <w:rFonts w:ascii="Courier New" w:eastAsia="Times New Roman" w:hAnsi="Courier New" w:cs="Courier New"/>
          <w:color w:val="000000"/>
          <w:kern w:val="0"/>
          <w:sz w:val="18"/>
          <w:szCs w:val="18"/>
          <w:lang w:eastAsia="es-ES"/>
          <w14:ligatures w14:val="none"/>
        </w:rPr>
        <w:t>,</w:t>
      </w:r>
    </w:p>
    <w:p w14:paraId="5AD25739" w14:textId="7D1C51AF"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A31515"/>
          <w:kern w:val="0"/>
          <w:sz w:val="18"/>
          <w:szCs w:val="18"/>
          <w:lang w:eastAsia="es-ES"/>
          <w14:ligatures w14:val="none"/>
        </w:rPr>
        <w:t>"nombre"</w:t>
      </w: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0451A5"/>
          <w:kern w:val="0"/>
          <w:sz w:val="18"/>
          <w:szCs w:val="18"/>
          <w:lang w:eastAsia="es-ES"/>
          <w14:ligatures w14:val="none"/>
        </w:rPr>
        <w:t>"</w:t>
      </w:r>
      <w:r>
        <w:rPr>
          <w:rFonts w:ascii="Courier New" w:eastAsia="Times New Roman" w:hAnsi="Courier New" w:cs="Courier New"/>
          <w:color w:val="0451A5"/>
          <w:kern w:val="0"/>
          <w:sz w:val="18"/>
          <w:szCs w:val="18"/>
          <w:lang w:eastAsia="es-ES"/>
          <w14:ligatures w14:val="none"/>
        </w:rPr>
        <w:t>Proveedor de verduras</w:t>
      </w:r>
      <w:r w:rsidRPr="00CD6E93">
        <w:rPr>
          <w:rFonts w:ascii="Courier New" w:eastAsia="Times New Roman" w:hAnsi="Courier New" w:cs="Courier New"/>
          <w:color w:val="0451A5"/>
          <w:kern w:val="0"/>
          <w:sz w:val="18"/>
          <w:szCs w:val="18"/>
          <w:lang w:eastAsia="es-ES"/>
          <w14:ligatures w14:val="none"/>
        </w:rPr>
        <w:t>"</w:t>
      </w:r>
      <w:r w:rsidRPr="00CD6E93">
        <w:rPr>
          <w:rFonts w:ascii="Courier New" w:eastAsia="Times New Roman" w:hAnsi="Courier New" w:cs="Courier New"/>
          <w:color w:val="000000"/>
          <w:kern w:val="0"/>
          <w:sz w:val="18"/>
          <w:szCs w:val="18"/>
          <w:lang w:eastAsia="es-ES"/>
          <w14:ligatures w14:val="none"/>
        </w:rPr>
        <w:t>,</w:t>
      </w:r>
    </w:p>
    <w:p w14:paraId="52691D11" w14:textId="21569CF6"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A31515"/>
          <w:kern w:val="0"/>
          <w:sz w:val="18"/>
          <w:szCs w:val="18"/>
          <w:lang w:eastAsia="es-ES"/>
          <w14:ligatures w14:val="none"/>
        </w:rPr>
        <w:t>"fechaAlta"</w:t>
      </w: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0451A5"/>
          <w:kern w:val="0"/>
          <w:sz w:val="18"/>
          <w:szCs w:val="18"/>
          <w:lang w:eastAsia="es-ES"/>
          <w14:ligatures w14:val="none"/>
        </w:rPr>
        <w:t>"2023-07-21"</w:t>
      </w:r>
      <w:r w:rsidRPr="00CD6E93">
        <w:rPr>
          <w:rFonts w:ascii="Courier New" w:eastAsia="Times New Roman" w:hAnsi="Courier New" w:cs="Courier New"/>
          <w:color w:val="000000"/>
          <w:kern w:val="0"/>
          <w:sz w:val="18"/>
          <w:szCs w:val="18"/>
          <w:lang w:eastAsia="es-ES"/>
          <w14:ligatures w14:val="none"/>
        </w:rPr>
        <w:t>,</w:t>
      </w:r>
    </w:p>
    <w:p w14:paraId="258CFC94" w14:textId="429ACC4C"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A31515"/>
          <w:kern w:val="0"/>
          <w:sz w:val="18"/>
          <w:szCs w:val="18"/>
          <w:lang w:eastAsia="es-ES"/>
          <w14:ligatures w14:val="none"/>
        </w:rPr>
        <w:t>"direccion"</w:t>
      </w: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0451A5"/>
          <w:kern w:val="0"/>
          <w:sz w:val="18"/>
          <w:szCs w:val="18"/>
          <w:lang w:eastAsia="es-ES"/>
          <w14:ligatures w14:val="none"/>
        </w:rPr>
        <w:t>"Calle Juan 3, 16"</w:t>
      </w:r>
      <w:r w:rsidRPr="00CD6E93">
        <w:rPr>
          <w:rFonts w:ascii="Courier New" w:eastAsia="Times New Roman" w:hAnsi="Courier New" w:cs="Courier New"/>
          <w:color w:val="000000"/>
          <w:kern w:val="0"/>
          <w:sz w:val="18"/>
          <w:szCs w:val="18"/>
          <w:lang w:eastAsia="es-ES"/>
          <w14:ligatures w14:val="none"/>
        </w:rPr>
        <w:t>,</w:t>
      </w:r>
    </w:p>
    <w:p w14:paraId="2CC286B8" w14:textId="6FDD4113"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A31515"/>
          <w:kern w:val="0"/>
          <w:sz w:val="18"/>
          <w:szCs w:val="18"/>
          <w:lang w:eastAsia="es-ES"/>
          <w14:ligatures w14:val="none"/>
        </w:rPr>
        <w:t>"telefono"</w:t>
      </w: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0451A5"/>
          <w:kern w:val="0"/>
          <w:sz w:val="18"/>
          <w:szCs w:val="18"/>
          <w:lang w:eastAsia="es-ES"/>
          <w14:ligatures w14:val="none"/>
        </w:rPr>
        <w:t>"654987321"</w:t>
      </w:r>
      <w:r w:rsidRPr="00CD6E93">
        <w:rPr>
          <w:rFonts w:ascii="Courier New" w:eastAsia="Times New Roman" w:hAnsi="Courier New" w:cs="Courier New"/>
          <w:color w:val="000000"/>
          <w:kern w:val="0"/>
          <w:sz w:val="18"/>
          <w:szCs w:val="18"/>
          <w:lang w:eastAsia="es-ES"/>
          <w14:ligatures w14:val="none"/>
        </w:rPr>
        <w:t>,</w:t>
      </w:r>
    </w:p>
    <w:p w14:paraId="3DB7093A" w14:textId="661A6D58"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A31515"/>
          <w:kern w:val="0"/>
          <w:sz w:val="18"/>
          <w:szCs w:val="18"/>
          <w:lang w:eastAsia="es-ES"/>
          <w14:ligatures w14:val="none"/>
        </w:rPr>
        <w:t>"email"</w:t>
      </w: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0451A5"/>
          <w:kern w:val="0"/>
          <w:sz w:val="18"/>
          <w:szCs w:val="18"/>
          <w:lang w:eastAsia="es-ES"/>
          <w14:ligatures w14:val="none"/>
        </w:rPr>
        <w:t>"lasverduras@gmail.com"</w:t>
      </w:r>
      <w:r w:rsidRPr="00CD6E93">
        <w:rPr>
          <w:rFonts w:ascii="Courier New" w:eastAsia="Times New Roman" w:hAnsi="Courier New" w:cs="Courier New"/>
          <w:color w:val="000000"/>
          <w:kern w:val="0"/>
          <w:sz w:val="18"/>
          <w:szCs w:val="18"/>
          <w:lang w:eastAsia="es-ES"/>
          <w14:ligatures w14:val="none"/>
        </w:rPr>
        <w:t>,</w:t>
      </w:r>
    </w:p>
    <w:p w14:paraId="31E9BB61" w14:textId="730E4567" w:rsidR="00CD6E93" w:rsidRPr="00CD6E93" w:rsidRDefault="00CD6E93" w:rsidP="00CD6E93">
      <w:pPr>
        <w:shd w:val="clear" w:color="auto" w:fill="FFFFFE"/>
        <w:spacing w:after="0" w:line="270" w:lineRule="atLeast"/>
        <w:rPr>
          <w:rFonts w:ascii="Courier New" w:eastAsia="Times New Roman" w:hAnsi="Courier New" w:cs="Courier New"/>
          <w:color w:val="000000"/>
          <w:kern w:val="0"/>
          <w:sz w:val="18"/>
          <w:szCs w:val="18"/>
          <w:lang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A31515"/>
          <w:kern w:val="0"/>
          <w:sz w:val="18"/>
          <w:szCs w:val="18"/>
          <w:lang w:eastAsia="es-ES"/>
          <w14:ligatures w14:val="none"/>
        </w:rPr>
        <w:t>"activo"</w:t>
      </w:r>
      <w:r w:rsidRPr="00CD6E93">
        <w:rPr>
          <w:rFonts w:ascii="Courier New" w:eastAsia="Times New Roman" w:hAnsi="Courier New" w:cs="Courier New"/>
          <w:color w:val="000000"/>
          <w:kern w:val="0"/>
          <w:sz w:val="18"/>
          <w:szCs w:val="18"/>
          <w:lang w:eastAsia="es-ES"/>
          <w14:ligatures w14:val="none"/>
        </w:rPr>
        <w:t>: </w:t>
      </w:r>
      <w:r w:rsidRPr="00CD6E93">
        <w:rPr>
          <w:rFonts w:ascii="Courier New" w:eastAsia="Times New Roman" w:hAnsi="Courier New" w:cs="Courier New"/>
          <w:color w:val="0451A5"/>
          <w:kern w:val="0"/>
          <w:sz w:val="18"/>
          <w:szCs w:val="18"/>
          <w:lang w:eastAsia="es-ES"/>
          <w14:ligatures w14:val="none"/>
        </w:rPr>
        <w:t>true</w:t>
      </w:r>
      <w:r w:rsidRPr="00CD6E93">
        <w:rPr>
          <w:rFonts w:ascii="Courier New" w:eastAsia="Times New Roman" w:hAnsi="Courier New" w:cs="Courier New"/>
          <w:color w:val="000000"/>
          <w:kern w:val="0"/>
          <w:sz w:val="18"/>
          <w:szCs w:val="18"/>
          <w:lang w:eastAsia="es-ES"/>
          <w14:ligatures w14:val="none"/>
        </w:rPr>
        <w:t>,</w:t>
      </w:r>
    </w:p>
    <w:p w14:paraId="6EC652C0" w14:textId="42972972" w:rsidR="00CD6E93" w:rsidRPr="006B62F8" w:rsidRDefault="00CD6E93" w:rsidP="00CD6E93">
      <w:pPr>
        <w:shd w:val="clear" w:color="auto" w:fill="FFFFFE"/>
        <w:spacing w:after="0" w:line="270" w:lineRule="atLeast"/>
        <w:rPr>
          <w:rFonts w:ascii="Courier New" w:eastAsia="Times New Roman" w:hAnsi="Courier New" w:cs="Courier New"/>
          <w:color w:val="000000"/>
          <w:kern w:val="0"/>
          <w:sz w:val="18"/>
          <w:szCs w:val="18"/>
          <w:lang w:val="en-GB" w:eastAsia="es-ES"/>
          <w14:ligatures w14:val="none"/>
        </w:rPr>
      </w:pPr>
      <w:r w:rsidRPr="00CD6E93">
        <w:rPr>
          <w:rFonts w:ascii="Courier New" w:eastAsia="Times New Roman" w:hAnsi="Courier New" w:cs="Courier New"/>
          <w:color w:val="000000"/>
          <w:kern w:val="0"/>
          <w:sz w:val="18"/>
          <w:szCs w:val="18"/>
          <w:lang w:eastAsia="es-ES"/>
          <w14:ligatures w14:val="none"/>
        </w:rPr>
        <w:t>    </w:t>
      </w:r>
      <w:r w:rsidRPr="006B62F8">
        <w:rPr>
          <w:rFonts w:ascii="Courier New" w:eastAsia="Times New Roman" w:hAnsi="Courier New" w:cs="Courier New"/>
          <w:color w:val="A31515"/>
          <w:kern w:val="0"/>
          <w:sz w:val="18"/>
          <w:szCs w:val="18"/>
          <w:lang w:val="en-GB" w:eastAsia="es-ES"/>
          <w14:ligatures w14:val="none"/>
        </w:rPr>
        <w:t>"nif"</w:t>
      </w:r>
      <w:r w:rsidRPr="006B62F8">
        <w:rPr>
          <w:rFonts w:ascii="Courier New" w:eastAsia="Times New Roman" w:hAnsi="Courier New" w:cs="Courier New"/>
          <w:color w:val="000000"/>
          <w:kern w:val="0"/>
          <w:sz w:val="18"/>
          <w:szCs w:val="18"/>
          <w:lang w:val="en-GB" w:eastAsia="es-ES"/>
          <w14:ligatures w14:val="none"/>
        </w:rPr>
        <w:t>: </w:t>
      </w:r>
      <w:r w:rsidRPr="006B62F8">
        <w:rPr>
          <w:rFonts w:ascii="Courier New" w:eastAsia="Times New Roman" w:hAnsi="Courier New" w:cs="Courier New"/>
          <w:color w:val="0451A5"/>
          <w:kern w:val="0"/>
          <w:sz w:val="18"/>
          <w:szCs w:val="18"/>
          <w:lang w:val="en-GB" w:eastAsia="es-ES"/>
          <w14:ligatures w14:val="none"/>
        </w:rPr>
        <w:t>"12345678A"</w:t>
      </w:r>
    </w:p>
    <w:p w14:paraId="496179C6" w14:textId="3DD5D085" w:rsidR="00CD6E93" w:rsidRPr="006B62F8" w:rsidRDefault="00CD6E93" w:rsidP="00CD6E93">
      <w:pPr>
        <w:shd w:val="clear" w:color="auto" w:fill="FFFFFE"/>
        <w:spacing w:after="0" w:line="270" w:lineRule="atLeast"/>
        <w:rPr>
          <w:rFonts w:ascii="Courier New" w:eastAsia="Times New Roman" w:hAnsi="Courier New" w:cs="Courier New"/>
          <w:color w:val="000000"/>
          <w:kern w:val="0"/>
          <w:sz w:val="18"/>
          <w:szCs w:val="18"/>
          <w:lang w:val="en-GB" w:eastAsia="es-ES"/>
          <w14:ligatures w14:val="none"/>
        </w:rPr>
      </w:pPr>
      <w:r w:rsidRPr="006B62F8">
        <w:rPr>
          <w:rFonts w:ascii="Courier New" w:eastAsia="Times New Roman" w:hAnsi="Courier New" w:cs="Courier New"/>
          <w:color w:val="000000"/>
          <w:kern w:val="0"/>
          <w:sz w:val="18"/>
          <w:szCs w:val="18"/>
          <w:lang w:val="en-GB" w:eastAsia="es-ES"/>
          <w14:ligatures w14:val="none"/>
        </w:rPr>
        <w:t>}</w:t>
      </w:r>
    </w:p>
    <w:p w14:paraId="12EE85A0" w14:textId="46449D68" w:rsidR="00AB6398" w:rsidRPr="005776E8" w:rsidRDefault="00AB6398" w:rsidP="005776E8">
      <w:pPr>
        <w:shd w:val="clear" w:color="auto" w:fill="FFFFFE"/>
        <w:spacing w:after="0" w:line="270" w:lineRule="atLeast"/>
        <w:rPr>
          <w:rFonts w:ascii="Courier New" w:eastAsia="Times New Roman" w:hAnsi="Courier New" w:cs="Courier New"/>
          <w:color w:val="000000"/>
          <w:kern w:val="0"/>
          <w:sz w:val="18"/>
          <w:szCs w:val="18"/>
          <w:lang w:val="en-GB" w:eastAsia="es-ES"/>
          <w14:ligatures w14:val="none"/>
        </w:rPr>
      </w:pPr>
      <w:r w:rsidRPr="00AE34D8">
        <w:rPr>
          <w:rFonts w:ascii="Arial" w:hAnsi="Arial" w:cs="Arial"/>
          <w:lang w:val="en-GB"/>
        </w:rPr>
        <w:br w:type="page"/>
      </w:r>
    </w:p>
    <w:p w14:paraId="5505AA62" w14:textId="1A6BBA2A" w:rsidR="0046341A" w:rsidRPr="006C5E33" w:rsidRDefault="00AB6398" w:rsidP="003F1A4C">
      <w:pPr>
        <w:jc w:val="both"/>
        <w:rPr>
          <w:rFonts w:ascii="Arial" w:hAnsi="Arial" w:cs="Arial"/>
          <w:b/>
          <w:bCs/>
          <w:spacing w:val="20"/>
          <w:sz w:val="28"/>
          <w:szCs w:val="28"/>
          <w:lang w:val="en-GB"/>
        </w:rPr>
      </w:pPr>
      <w:r w:rsidRPr="006C5E33">
        <w:rPr>
          <w:rFonts w:ascii="Arial" w:hAnsi="Arial" w:cs="Arial"/>
          <w:b/>
          <w:bCs/>
          <w:spacing w:val="20"/>
          <w:sz w:val="28"/>
          <w:szCs w:val="28"/>
          <w:lang w:val="en-GB"/>
        </w:rPr>
        <w:lastRenderedPageBreak/>
        <w:t>Bibliografía</w:t>
      </w:r>
    </w:p>
    <w:p w14:paraId="25FF4265" w14:textId="4CA2D6D6" w:rsidR="00AB6398" w:rsidRPr="006C5E33" w:rsidRDefault="00AB6398" w:rsidP="003F1A4C">
      <w:pPr>
        <w:jc w:val="both"/>
        <w:rPr>
          <w:rFonts w:ascii="Arial" w:hAnsi="Arial" w:cs="Arial"/>
          <w:lang w:val="en-GB"/>
        </w:rPr>
      </w:pPr>
    </w:p>
    <w:p w14:paraId="1E18A7C9" w14:textId="103217B6" w:rsidR="00AB6398" w:rsidRDefault="00AB6398" w:rsidP="003F1A4C">
      <w:pPr>
        <w:jc w:val="both"/>
        <w:rPr>
          <w:rStyle w:val="Hipervnculo"/>
          <w:rFonts w:ascii="Arial" w:hAnsi="Arial" w:cs="Arial"/>
          <w:color w:val="auto"/>
          <w:u w:val="none"/>
        </w:rPr>
      </w:pPr>
      <w:r w:rsidRPr="006C5E33">
        <w:rPr>
          <w:rFonts w:ascii="Arial" w:hAnsi="Arial" w:cs="Arial"/>
          <w:lang w:val="en-GB"/>
        </w:rPr>
        <w:t xml:space="preserve">1. Khalid Kark, Anjali Shaikh, Caroline Brown | [Deloitte Insights]. </w:t>
      </w:r>
      <w:r w:rsidRPr="00BC4BE1">
        <w:rPr>
          <w:rFonts w:ascii="Arial" w:hAnsi="Arial" w:cs="Arial"/>
        </w:rPr>
        <w:t xml:space="preserve">[Citado 8 de febrero de 2023]. Disponible en: </w:t>
      </w:r>
      <w:hyperlink r:id="rId23" w:history="1">
        <w:r w:rsidRPr="00BC4BE1">
          <w:rPr>
            <w:rStyle w:val="Hipervnculo"/>
            <w:rFonts w:ascii="Arial" w:hAnsi="Arial" w:cs="Arial"/>
            <w:color w:val="auto"/>
            <w:u w:val="none"/>
          </w:rPr>
          <w:t>https://www2.deloitte.com/us/en/insights/focus/cio-insider-business-insights/technology-investments-value-creation.html</w:t>
        </w:r>
      </w:hyperlink>
    </w:p>
    <w:p w14:paraId="721D25E7" w14:textId="7602DC10" w:rsidR="00AF2C25" w:rsidRPr="00FE4415" w:rsidRDefault="00AF2C25" w:rsidP="003F1A4C">
      <w:pPr>
        <w:jc w:val="both"/>
        <w:rPr>
          <w:rFonts w:ascii="Arial" w:hAnsi="Arial" w:cs="Arial"/>
        </w:rPr>
      </w:pPr>
      <w:r w:rsidRPr="00FE4415">
        <w:rPr>
          <w:rFonts w:ascii="Arial" w:hAnsi="Arial" w:cs="Arial"/>
        </w:rPr>
        <w:t xml:space="preserve">2. Agular. [Citado el 20 de agosto de 2024]. Disponible en: </w:t>
      </w:r>
      <w:hyperlink r:id="rId24" w:history="1">
        <w:r w:rsidRPr="00FE4415">
          <w:rPr>
            <w:rStyle w:val="Hipervnculo"/>
            <w:rFonts w:ascii="Arial" w:hAnsi="Arial" w:cs="Arial"/>
            <w:color w:val="auto"/>
            <w:u w:val="none"/>
          </w:rPr>
          <w:t>https://angular.dev/</w:t>
        </w:r>
      </w:hyperlink>
    </w:p>
    <w:p w14:paraId="177C075F" w14:textId="644D59C9" w:rsidR="00AF2C25" w:rsidRPr="00FE4415" w:rsidRDefault="00AF2C25" w:rsidP="003F1A4C">
      <w:pPr>
        <w:jc w:val="both"/>
        <w:rPr>
          <w:rFonts w:ascii="Arial" w:hAnsi="Arial" w:cs="Arial"/>
        </w:rPr>
      </w:pPr>
      <w:r w:rsidRPr="00FE4415">
        <w:rPr>
          <w:rFonts w:ascii="Arial" w:hAnsi="Arial" w:cs="Arial"/>
        </w:rPr>
        <w:t xml:space="preserve">3. React. [Citado el 20 de agosto de 2024]. Disponible en: </w:t>
      </w:r>
      <w:hyperlink r:id="rId25" w:history="1">
        <w:r w:rsidRPr="00FE4415">
          <w:rPr>
            <w:rStyle w:val="Hipervnculo"/>
            <w:rFonts w:ascii="Arial" w:hAnsi="Arial" w:cs="Arial"/>
            <w:color w:val="auto"/>
            <w:u w:val="none"/>
          </w:rPr>
          <w:t>https://es.react.dev/</w:t>
        </w:r>
      </w:hyperlink>
    </w:p>
    <w:p w14:paraId="44CE3250" w14:textId="2AA37251" w:rsidR="00AF2C25" w:rsidRPr="00FE4415" w:rsidRDefault="00AF2C25" w:rsidP="003F1A4C">
      <w:pPr>
        <w:jc w:val="both"/>
        <w:rPr>
          <w:rFonts w:ascii="Arial" w:hAnsi="Arial" w:cs="Arial"/>
        </w:rPr>
      </w:pPr>
      <w:r w:rsidRPr="00FE4415">
        <w:rPr>
          <w:rFonts w:ascii="Arial" w:hAnsi="Arial" w:cs="Arial"/>
        </w:rPr>
        <w:t>4. Spring</w:t>
      </w:r>
      <w:r w:rsidR="00FE4415" w:rsidRPr="00FE4415">
        <w:rPr>
          <w:rFonts w:ascii="Arial" w:hAnsi="Arial" w:cs="Arial"/>
        </w:rPr>
        <w:t xml:space="preserve">. [Citado el 20 de agosto de 2024]. Disponible en: </w:t>
      </w:r>
      <w:hyperlink r:id="rId26" w:history="1">
        <w:r w:rsidR="00FE4415" w:rsidRPr="00FE4415">
          <w:rPr>
            <w:rStyle w:val="Hipervnculo"/>
            <w:rFonts w:ascii="Arial" w:hAnsi="Arial" w:cs="Arial"/>
            <w:color w:val="auto"/>
            <w:u w:val="none"/>
          </w:rPr>
          <w:t>https://spring.io/</w:t>
        </w:r>
      </w:hyperlink>
    </w:p>
    <w:p w14:paraId="5278962C" w14:textId="7CF26E98" w:rsidR="00AB6398" w:rsidRPr="00802A2C" w:rsidRDefault="00336DB9" w:rsidP="003F1A4C">
      <w:pPr>
        <w:jc w:val="both"/>
        <w:rPr>
          <w:rFonts w:ascii="Arial" w:hAnsi="Arial" w:cs="Arial"/>
        </w:rPr>
      </w:pPr>
      <w:r>
        <w:rPr>
          <w:rFonts w:ascii="Arial" w:hAnsi="Arial" w:cs="Arial"/>
        </w:rPr>
        <w:t>5</w:t>
      </w:r>
      <w:r w:rsidR="00802A2C">
        <w:rPr>
          <w:rFonts w:ascii="Arial" w:hAnsi="Arial" w:cs="Arial"/>
        </w:rPr>
        <w:t xml:space="preserve">. Loyverse TPV [Citado el 20 de abril de 2023]. Disponible en: </w:t>
      </w:r>
      <w:hyperlink r:id="rId27" w:history="1">
        <w:r w:rsidR="00802A2C" w:rsidRPr="00D555B7">
          <w:rPr>
            <w:rStyle w:val="Hipervnculo"/>
            <w:rFonts w:ascii="Arial" w:hAnsi="Arial" w:cs="Arial"/>
            <w:color w:val="auto"/>
            <w:u w:val="none"/>
          </w:rPr>
          <w:t>https://loyverse.com/es/download-loyverse</w:t>
        </w:r>
      </w:hyperlink>
    </w:p>
    <w:p w14:paraId="6A939E0D" w14:textId="78E975CA" w:rsidR="00802A2C" w:rsidRPr="009842E4" w:rsidRDefault="00336DB9" w:rsidP="003F1A4C">
      <w:pPr>
        <w:jc w:val="both"/>
        <w:rPr>
          <w:rFonts w:ascii="Arial" w:hAnsi="Arial" w:cs="Arial"/>
        </w:rPr>
      </w:pPr>
      <w:r>
        <w:rPr>
          <w:rFonts w:ascii="Arial" w:hAnsi="Arial" w:cs="Arial"/>
        </w:rPr>
        <w:t>6</w:t>
      </w:r>
      <w:r w:rsidR="009842E4">
        <w:rPr>
          <w:rFonts w:ascii="Arial" w:hAnsi="Arial" w:cs="Arial"/>
        </w:rPr>
        <w:t xml:space="preserve">. Canva [Citado 18 de agosto de 2024]. Disponible en: </w:t>
      </w:r>
      <w:hyperlink r:id="rId28" w:history="1">
        <w:r w:rsidR="009842E4" w:rsidRPr="009842E4">
          <w:rPr>
            <w:rStyle w:val="Hipervnculo"/>
            <w:rFonts w:ascii="Arial" w:hAnsi="Arial" w:cs="Arial"/>
            <w:color w:val="auto"/>
            <w:u w:val="none"/>
          </w:rPr>
          <w:t>https://www.canva.com/es_es/crear/mockup-web/</w:t>
        </w:r>
      </w:hyperlink>
    </w:p>
    <w:p w14:paraId="205723CB" w14:textId="77777777" w:rsidR="009842E4" w:rsidRPr="00BC4BE1" w:rsidRDefault="009842E4" w:rsidP="003F1A4C">
      <w:pPr>
        <w:jc w:val="both"/>
        <w:rPr>
          <w:rFonts w:ascii="Arial" w:hAnsi="Arial" w:cs="Arial"/>
        </w:rPr>
      </w:pPr>
    </w:p>
    <w:sectPr w:rsidR="009842E4" w:rsidRPr="00BC4BE1">
      <w:footerReference w:type="default" r:id="rId2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Lopez Martinez, Patricia" w:date="2026-02-27T09:56:00Z" w:initials="LMP">
    <w:p w14:paraId="41FC1DB4" w14:textId="398F5C8C" w:rsidR="00231C3D" w:rsidRDefault="00231C3D">
      <w:pPr>
        <w:pStyle w:val="Textocomentario"/>
      </w:pPr>
      <w:r>
        <w:rPr>
          <w:rStyle w:val="Refdecomentario"/>
        </w:rPr>
        <w:annotationRef/>
      </w:r>
      <w:r>
        <w:t>Falta el tema del acceso, con casos de uso de Iniciar Sesión o Registrar vendedor (¿esto quién lo hace? ¿El administrador?)</w:t>
      </w:r>
    </w:p>
    <w:p w14:paraId="4BDE3708" w14:textId="26F21562" w:rsidR="00522E8B" w:rsidRDefault="00522E8B">
      <w:pPr>
        <w:pStyle w:val="Textocomentario"/>
      </w:pPr>
    </w:p>
    <w:p w14:paraId="302B2486" w14:textId="01CD8F68" w:rsidR="00522E8B" w:rsidRDefault="00522E8B">
      <w:pPr>
        <w:pStyle w:val="Textocomentario"/>
      </w:pPr>
      <w:r>
        <w:t>Podrías poner un tercer actor que sea “Anónimo”, que lo que haga sea Iniciar Sesión</w:t>
      </w:r>
    </w:p>
    <w:p w14:paraId="7F0AEBC3" w14:textId="20B1043B" w:rsidR="00231C3D" w:rsidRDefault="00231C3D">
      <w:pPr>
        <w:pStyle w:val="Textocomentario"/>
      </w:pPr>
    </w:p>
  </w:comment>
  <w:comment w:id="18" w:author="Lopez Martinez, Patricia" w:date="2024-10-08T13:27:00Z" w:initials="LMP">
    <w:p w14:paraId="33650167" w14:textId="6E63A056" w:rsidR="00231C3D" w:rsidRDefault="003E7551">
      <w:pPr>
        <w:pStyle w:val="Textocomentario"/>
      </w:pPr>
      <w:r>
        <w:rPr>
          <w:rStyle w:val="Refdecomentario"/>
        </w:rPr>
        <w:annotationRef/>
      </w:r>
      <w:r>
        <w:t xml:space="preserve">En Generar Compra quizá tendría sentido añadir un extend con Anhadir Proveedor, ¿no? Supongo que los almacenas para no tener que repetir la información cada vez. </w:t>
      </w:r>
    </w:p>
  </w:comment>
  <w:comment w:id="19" w:author="Jaime Eduardo Baires Escalante" w:date="2026-07-15T07:04:00Z" w:initials="JB">
    <w:p w14:paraId="504CC756" w14:textId="2ADDADF4" w:rsidR="00C225AA" w:rsidRDefault="00C225AA">
      <w:pPr>
        <w:pStyle w:val="Textocomentario"/>
      </w:pPr>
      <w:r>
        <w:rPr>
          <w:rStyle w:val="Refdecomentario"/>
        </w:rPr>
        <w:annotationRef/>
      </w:r>
      <w:r>
        <w:t>Lo he añadido</w:t>
      </w:r>
    </w:p>
  </w:comment>
  <w:comment w:id="20" w:author="Jaime Eduardo Baires Escalante" w:date="2026-07-15T07:04:00Z" w:initials="JB">
    <w:p w14:paraId="156742F5" w14:textId="35807843" w:rsidR="00C225AA" w:rsidRDefault="00C225AA">
      <w:pPr>
        <w:pStyle w:val="Textocomentario"/>
      </w:pPr>
      <w:r>
        <w:rPr>
          <w:rStyle w:val="Refdecomentario"/>
        </w:rPr>
        <w:annotationRef/>
      </w:r>
    </w:p>
  </w:comment>
  <w:comment w:id="23" w:author="Lopez Martinez, Patricia" w:date="2024-10-08T13:30:00Z" w:initials="LMP">
    <w:p w14:paraId="372460CB" w14:textId="15BA9EA7" w:rsidR="003E7551" w:rsidRDefault="003E7551">
      <w:pPr>
        <w:pStyle w:val="Textocomentario"/>
      </w:pPr>
      <w:r>
        <w:rPr>
          <w:rStyle w:val="Refdecomentario"/>
        </w:rPr>
        <w:annotationRef/>
      </w:r>
      <w:r>
        <w:t>Una cosa que acabo de darme cuenta ahora (por culpa de escuchar noticias sobre el IVA). Quizá el IVA tendría que ir unido más a la categoría que al producto, ¿no? O igual tener dos campos de categorías, una más de usuario y otra que mapeen las del IVA. Lo digo porque de cara a introducir la información, igual el administrador tiene claro que el aceite es un alimento de primera necesidad, pero en ese momento no se acuerda de cuanto IVA corresponde a esa categoría.</w:t>
      </w:r>
    </w:p>
  </w:comment>
  <w:comment w:id="26" w:author="Lopez Martinez, Patricia" w:date="2026-02-27T10:01:00Z" w:initials="LMP">
    <w:p w14:paraId="252FB5F0" w14:textId="194B73E0" w:rsidR="00CA7621" w:rsidRDefault="00CA7621">
      <w:pPr>
        <w:pStyle w:val="Textocomentario"/>
      </w:pPr>
      <w:r>
        <w:rPr>
          <w:rStyle w:val="Refdecomentario"/>
        </w:rPr>
        <w:annotationRef/>
      </w:r>
      <w:r>
        <w:t>Cámbialo en las demás tablas</w:t>
      </w:r>
    </w:p>
  </w:comment>
  <w:comment w:id="28" w:author="Lopez Martinez, Patricia" w:date="2026-02-27T10:00:00Z" w:initials="LMP">
    <w:p w14:paraId="19A14CAF" w14:textId="25852E07" w:rsidR="00CA7621" w:rsidRDefault="00CA7621">
      <w:pPr>
        <w:pStyle w:val="Textocomentario"/>
      </w:pPr>
      <w:r>
        <w:rPr>
          <w:rStyle w:val="Refdecomentario"/>
        </w:rPr>
        <w:annotationRef/>
      </w:r>
      <w:r>
        <w:t>Esto es el 2a o el 4ª ¿Cuándo se hacen las validaciones?</w:t>
      </w:r>
    </w:p>
  </w:comment>
  <w:comment w:id="29" w:author="Jaime Eduardo Baires Escalante" w:date="2026-07-15T07:08:00Z" w:initials="JB">
    <w:p w14:paraId="696B9A82" w14:textId="524657C5" w:rsidR="00BE4944" w:rsidRDefault="00BE4944">
      <w:pPr>
        <w:pStyle w:val="Textocomentario"/>
      </w:pPr>
      <w:r>
        <w:rPr>
          <w:rStyle w:val="Refdecomentario"/>
        </w:rPr>
        <w:annotationRef/>
      </w:r>
      <w:r>
        <w:t>Realmente las validaciones ocurren después que el usuario ingresa los datos, antes de darle a guardar. He recompuesto el escenario principal para dejarlo claro.</w:t>
      </w:r>
    </w:p>
  </w:comment>
  <w:comment w:id="30" w:author="Lopez Martinez, Patricia" w:date="2024-10-08T13:37:00Z" w:initials="LMP">
    <w:p w14:paraId="7C7D5EF0" w14:textId="77777777" w:rsidR="00AB6C04" w:rsidRDefault="00AB6C04">
      <w:pPr>
        <w:pStyle w:val="Textocomentario"/>
      </w:pPr>
      <w:r>
        <w:rPr>
          <w:rStyle w:val="Refdecomentario"/>
        </w:rPr>
        <w:annotationRef/>
      </w:r>
      <w:r>
        <w:t>Aquí deberías aclarar qué campos son modificables.</w:t>
      </w:r>
    </w:p>
  </w:comment>
  <w:comment w:id="31" w:author="Lopez Martinez, Patricia" w:date="2023-10-20T13:04:00Z" w:initials="LMP">
    <w:p w14:paraId="4BBA46A3" w14:textId="77777777" w:rsidR="00EE3816" w:rsidRDefault="00EE3816" w:rsidP="00EE3816">
      <w:pPr>
        <w:pStyle w:val="Textocomentario"/>
      </w:pPr>
      <w:r>
        <w:rPr>
          <w:rStyle w:val="Refdecomentario"/>
        </w:rPr>
        <w:annotationRef/>
      </w:r>
      <w:r>
        <w:t>Aquí puede haber un problema, pues en realidad más que eliminar el artículo se trataría de sacarlo de los artículos actuales. No puedes eliminarlo del todo, porque entonces la información antigua que apuntaba a ese artículo se te estropea.</w:t>
      </w:r>
    </w:p>
    <w:p w14:paraId="4434B069" w14:textId="77777777" w:rsidR="00EE3816" w:rsidRDefault="00EE3816" w:rsidP="00EE3816">
      <w:pPr>
        <w:pStyle w:val="Textocomentario"/>
      </w:pPr>
    </w:p>
    <w:p w14:paraId="346073C7" w14:textId="77777777" w:rsidR="00EE3816" w:rsidRDefault="00EE3816" w:rsidP="00EE3816">
      <w:pPr>
        <w:pStyle w:val="Textocomentario"/>
      </w:pPr>
      <w:r>
        <w:t>Espera, que ahora leo la comprobación que haces de que el artículo no esté en ninguna factura, pero bueno, es lo que te digo. En teoría, aquí Eliminar en realidad es algo así como “Desactivar”, vamos, que ya no se oferta, pero en el histórico lo tienes que mantener, ¿no?</w:t>
      </w:r>
    </w:p>
  </w:comment>
  <w:comment w:id="32" w:author="Jaime Eduardo Baires Escalante" w:date="2024-02-13T22:00:00Z" w:initials="JB">
    <w:p w14:paraId="734665A4" w14:textId="77777777" w:rsidR="00EE3816" w:rsidRDefault="00EE3816" w:rsidP="00D117D2">
      <w:pPr>
        <w:pStyle w:val="Textocomentario"/>
      </w:pPr>
      <w:r>
        <w:rPr>
          <w:rStyle w:val="Refdecomentario"/>
        </w:rPr>
        <w:annotationRef/>
      </w:r>
      <w:r>
        <w:t>Cuando un artículo que se vendió y compró se queda sin stock y ya no se va a comercializar más, como el sistema no lo podrá eliminar, se podrá seguir quedando así sin stock y no pasaría nada. Al final, a la hora de crear una factura de venta, el sistema solamente mostrará los artículos que tengan un stock.</w:t>
      </w:r>
    </w:p>
  </w:comment>
  <w:comment w:id="33" w:author="Lopez Martinez, Patricia" w:date="2024-02-20T13:14:00Z" w:initials="LMP">
    <w:p w14:paraId="6EB6484D" w14:textId="77777777" w:rsidR="00EE3816" w:rsidRDefault="00EE3816" w:rsidP="00D117D2">
      <w:pPr>
        <w:pStyle w:val="Textocomentario"/>
      </w:pPr>
      <w:r>
        <w:rPr>
          <w:rStyle w:val="Refdecomentario"/>
        </w:rPr>
        <w:annotationRef/>
      </w:r>
      <w:r>
        <w:t>Vale, pero entonces si elimino uno que tenga stock, tendré que ponerlo a 0, ¿no?</w:t>
      </w:r>
    </w:p>
  </w:comment>
  <w:comment w:id="34" w:author="Jaime Eduardo Baires Escalante" w:date="2024-03-03T20:01:00Z" w:initials="JB">
    <w:p w14:paraId="62009866" w14:textId="77777777" w:rsidR="00EE3816" w:rsidRDefault="00EE3816">
      <w:pPr>
        <w:pStyle w:val="Textocomentario"/>
      </w:pPr>
      <w:r>
        <w:rPr>
          <w:rStyle w:val="Refdecomentario"/>
        </w:rPr>
        <w:annotationRef/>
      </w:r>
      <w:r>
        <w:t>Vale, añado a la comprobación que no se pueda eliminar un artículo si éste tiene stock.</w:t>
      </w:r>
    </w:p>
  </w:comment>
  <w:comment w:id="35" w:author="Lopez Martinez, Patricia" w:date="2024-07-10T13:20:00Z" w:initials="LMP">
    <w:p w14:paraId="4BE36695" w14:textId="77777777" w:rsidR="00EE3816" w:rsidRDefault="00EE3816">
      <w:pPr>
        <w:pStyle w:val="Textocomentario"/>
      </w:pPr>
      <w:r>
        <w:rPr>
          <w:rStyle w:val="Refdecomentario"/>
        </w:rPr>
        <w:annotationRef/>
      </w:r>
      <w:r>
        <w:t>No sé, yo puedo eliminar un artículo aunque me quede stock porque ya no  me interesa venderlo.</w:t>
      </w:r>
    </w:p>
  </w:comment>
  <w:comment w:id="36" w:author="Lopez Martinez, Patricia" w:date="2024-10-08T13:39:00Z" w:initials="LMP">
    <w:p w14:paraId="6DE340B0" w14:textId="77777777" w:rsidR="00EE3816" w:rsidRDefault="00EE3816">
      <w:pPr>
        <w:pStyle w:val="Textocomentario"/>
      </w:pPr>
      <w:r>
        <w:rPr>
          <w:rStyle w:val="Refdecomentario"/>
        </w:rPr>
        <w:annotationRef/>
      </w:r>
      <w:r>
        <w:t xml:space="preserve">Sigo pensando lo mismo, puedo querer eliminarlo incluso con stock. </w:t>
      </w:r>
    </w:p>
  </w:comment>
  <w:comment w:id="37" w:author="Jaime Eduardo Baires Escalante" w:date="2024-11-12T20:29:00Z" w:initials="JB">
    <w:p w14:paraId="4235829E" w14:textId="77777777" w:rsidR="00EE3816" w:rsidRDefault="00EE3816">
      <w:pPr>
        <w:pStyle w:val="Textocomentario"/>
      </w:pPr>
      <w:r>
        <w:rPr>
          <w:rStyle w:val="Refdecomentario"/>
        </w:rPr>
        <w:annotationRef/>
      </w:r>
      <w:r>
        <w:rPr>
          <w:rStyle w:val="Refdecomentario"/>
        </w:rPr>
        <w:t>Tienes razón</w:t>
      </w:r>
      <w:r>
        <w:t>, es mejor gestionarlo con un check de “Activo”, y cuando se quiera eliminarlo se ponga a False.</w:t>
      </w:r>
    </w:p>
  </w:comment>
  <w:comment w:id="38" w:author="Lopez Martinez, Patricia" w:date="2026-02-27T10:05:00Z" w:initials="LMP">
    <w:p w14:paraId="3FD487C9" w14:textId="77777777" w:rsidR="003A6ECC" w:rsidRDefault="003A6ECC">
      <w:pPr>
        <w:pStyle w:val="Textocomentario"/>
      </w:pPr>
      <w:r>
        <w:rPr>
          <w:rStyle w:val="Refdecomentario"/>
        </w:rPr>
        <w:annotationRef/>
      </w:r>
      <w:r>
        <w:t xml:space="preserve">Aquí hay que tener cuidado con lo que hemos comentado antes: ¿Cuáles salen? ¿Todos o solo los que tienen stock? </w:t>
      </w:r>
    </w:p>
    <w:p w14:paraId="0EFE8295" w14:textId="0C71A297" w:rsidR="003A6ECC" w:rsidRDefault="003A6ECC">
      <w:pPr>
        <w:pStyle w:val="Textocomentario"/>
      </w:pPr>
      <w:r>
        <w:t xml:space="preserve">Si desde esta lista es desde donde vas a proceder a modificar artículo, para por ejemplo, modificar su stock, deberían ser todos, porque sino, nunca podrías acceder a los que ya no tienen stock.  </w:t>
      </w:r>
    </w:p>
  </w:comment>
  <w:comment w:id="39" w:author="Jaime Eduardo Baires Escalante" w:date="2026-07-15T07:13:00Z" w:initials="JB">
    <w:p w14:paraId="6552910B" w14:textId="4928372B" w:rsidR="00C37168" w:rsidRDefault="00C37168">
      <w:pPr>
        <w:pStyle w:val="Textocomentario"/>
      </w:pPr>
      <w:r>
        <w:rPr>
          <w:rStyle w:val="Refdecomentario"/>
        </w:rPr>
        <w:annotationRef/>
      </w:r>
      <w:r>
        <w:t>Se permitirá acceder a todos. He redactado de mejor manera el caso de uso, para dejarlo claro.</w:t>
      </w:r>
    </w:p>
  </w:comment>
  <w:comment w:id="40" w:author="Lopez Martinez, Patricia" w:date="2026-02-27T10:08:00Z" w:initials="LMP">
    <w:p w14:paraId="0D48996D" w14:textId="77777777" w:rsidR="00726B6D" w:rsidRDefault="00726B6D">
      <w:pPr>
        <w:pStyle w:val="Textocomentario"/>
      </w:pPr>
      <w:r>
        <w:rPr>
          <w:rStyle w:val="Refdecomentario"/>
        </w:rPr>
        <w:annotationRef/>
      </w:r>
      <w:r>
        <w:t xml:space="preserve">Esto en realidad es el Extend que habías modelado antes, ¿no? </w:t>
      </w:r>
    </w:p>
    <w:p w14:paraId="5C3C6105" w14:textId="77777777" w:rsidR="00726B6D" w:rsidRDefault="00726B6D">
      <w:pPr>
        <w:pStyle w:val="Textocomentario"/>
      </w:pPr>
      <w:r>
        <w:t>Habría que ponerlo de otro modo, algo así como:</w:t>
      </w:r>
    </w:p>
    <w:p w14:paraId="72E36DD2" w14:textId="77777777" w:rsidR="00726B6D" w:rsidRDefault="00726B6D">
      <w:pPr>
        <w:pStyle w:val="Textocomentario"/>
      </w:pPr>
      <w:r>
        <w:t>3a [El usuario quiere eliminar algún artículo] Extend Borrar Articulo de Lista</w:t>
      </w:r>
    </w:p>
    <w:p w14:paraId="03A808C2" w14:textId="77777777" w:rsidR="00726B6D" w:rsidRDefault="00726B6D">
      <w:pPr>
        <w:pStyle w:val="Textocomentario"/>
      </w:pPr>
    </w:p>
    <w:p w14:paraId="7239A1FF" w14:textId="5CD680F5" w:rsidR="00726B6D" w:rsidRDefault="00726B6D">
      <w:pPr>
        <w:pStyle w:val="Textocomentario"/>
      </w:pPr>
      <w:r>
        <w:t>Y más adelante explicas ese caso de uso de borrado.</w:t>
      </w:r>
    </w:p>
  </w:comment>
  <w:comment w:id="41" w:author="Jaime Eduardo Baires Escalante" w:date="2026-07-15T07:18:00Z" w:initials="JB">
    <w:p w14:paraId="75E56E73" w14:textId="356A46EB" w:rsidR="00AF0C1D" w:rsidRDefault="00AF0C1D">
      <w:pPr>
        <w:pStyle w:val="Textocomentario"/>
      </w:pPr>
      <w:r>
        <w:rPr>
          <w:rStyle w:val="Refdecomentario"/>
        </w:rPr>
        <w:annotationRef/>
      </w:r>
      <w:r>
        <w:t>Listo, lo he redactado de esa forma.</w:t>
      </w:r>
    </w:p>
  </w:comment>
  <w:comment w:id="42" w:author="Lopez Martinez, Patricia" w:date="2024-10-08T13:43:00Z" w:initials="LMP">
    <w:p w14:paraId="3E4DE542" w14:textId="77777777" w:rsidR="00097CF5" w:rsidRDefault="00097CF5">
      <w:pPr>
        <w:pStyle w:val="Textocomentario"/>
      </w:pPr>
      <w:r>
        <w:rPr>
          <w:rStyle w:val="Refdecomentario"/>
        </w:rPr>
        <w:annotationRef/>
      </w:r>
      <w:r>
        <w:t>Aquí es donde digo que si no existe, hay que crearlo.</w:t>
      </w:r>
    </w:p>
  </w:comment>
  <w:comment w:id="43" w:author="Jaime Eduardo Baires Escalante" w:date="2024-10-27T18:42:00Z" w:initials="JB">
    <w:p w14:paraId="4D60F569" w14:textId="77777777" w:rsidR="00097CF5" w:rsidRDefault="00097CF5">
      <w:pPr>
        <w:pStyle w:val="Textocomentario"/>
      </w:pPr>
      <w:r>
        <w:rPr>
          <w:rStyle w:val="Refdecomentario"/>
        </w:rPr>
        <w:annotationRef/>
      </w:r>
      <w:r>
        <w:t>Vale, añado el texto aclaratorio en la extensión de este caso.</w:t>
      </w:r>
    </w:p>
  </w:comment>
  <w:comment w:id="44" w:author="Lopez Martinez, Patricia" w:date="2024-10-08T13:44:00Z" w:initials="LMP">
    <w:p w14:paraId="1BB38E38" w14:textId="77777777" w:rsidR="00097CF5" w:rsidRDefault="00097CF5">
      <w:pPr>
        <w:pStyle w:val="Textocomentario"/>
      </w:pPr>
      <w:r>
        <w:rPr>
          <w:rStyle w:val="Refdecomentario"/>
        </w:rPr>
        <w:annotationRef/>
      </w:r>
      <w:r>
        <w:t>¿El proveedor está allí?</w:t>
      </w:r>
    </w:p>
  </w:comment>
  <w:comment w:id="45" w:author="Jaime Eduardo Baires Escalante" w:date="2024-10-27T18:40:00Z" w:initials="JB">
    <w:p w14:paraId="5263C259" w14:textId="77777777" w:rsidR="00097CF5" w:rsidRDefault="00097CF5">
      <w:pPr>
        <w:pStyle w:val="Textocomentario"/>
      </w:pPr>
      <w:r>
        <w:rPr>
          <w:rStyle w:val="Refdecomentario"/>
        </w:rPr>
        <w:annotationRef/>
      </w:r>
      <w:r>
        <w:t>Sí. Añadiré el caso de uso de añadir proveedor.</w:t>
      </w:r>
    </w:p>
  </w:comment>
  <w:comment w:id="46" w:author="Lopez Martinez, Patricia" w:date="2026-02-27T10:10:00Z" w:initials="LMP">
    <w:p w14:paraId="439DB0D5" w14:textId="7CC3DB26" w:rsidR="0098095F" w:rsidRDefault="0098095F">
      <w:pPr>
        <w:pStyle w:val="Textocomentario"/>
      </w:pPr>
      <w:r>
        <w:rPr>
          <w:rStyle w:val="Refdecomentario"/>
        </w:rPr>
        <w:annotationRef/>
      </w:r>
      <w:r>
        <w:t>Igual que antes</w:t>
      </w:r>
    </w:p>
  </w:comment>
  <w:comment w:id="47" w:author="Jaime Eduardo Baires Escalante" w:date="2026-07-15T07:21:00Z" w:initials="JB">
    <w:p w14:paraId="68CDF906" w14:textId="2FF2E603" w:rsidR="007A1BFA" w:rsidRDefault="007A1BFA">
      <w:pPr>
        <w:pStyle w:val="Textocomentario"/>
      </w:pPr>
      <w:r>
        <w:rPr>
          <w:rStyle w:val="Refdecomentario"/>
        </w:rPr>
        <w:annotationRef/>
      </w:r>
      <w:r>
        <w:t>hecho</w:t>
      </w:r>
    </w:p>
  </w:comment>
  <w:comment w:id="48" w:author="Lopez Martinez, Patricia" w:date="2024-10-08T13:47:00Z" w:initials="LMP">
    <w:p w14:paraId="04848B49" w14:textId="578FF429" w:rsidR="003E7551" w:rsidRDefault="003E7551">
      <w:pPr>
        <w:pStyle w:val="Textocomentario"/>
      </w:pPr>
      <w:r>
        <w:rPr>
          <w:rStyle w:val="Refdecomentario"/>
        </w:rPr>
        <w:annotationRef/>
      </w:r>
      <w:r>
        <w:t>Como son los del factura, no lo puede ingresar el usuario.</w:t>
      </w:r>
      <w:r w:rsidR="0098095F">
        <w:t xml:space="preserve"> Es confuso.</w:t>
      </w:r>
    </w:p>
  </w:comment>
  <w:comment w:id="49" w:author="Lopez Martinez, Patricia" w:date="2026-02-27T10:11:00Z" w:initials="LMP">
    <w:p w14:paraId="4896B17F" w14:textId="038564C1" w:rsidR="0098095F" w:rsidRDefault="0098095F">
      <w:pPr>
        <w:pStyle w:val="Textocomentario"/>
      </w:pPr>
      <w:r>
        <w:rPr>
          <w:rStyle w:val="Refdecomentario"/>
        </w:rPr>
        <w:annotationRef/>
      </w:r>
      <w:r>
        <w:t xml:space="preserve">Esto es un poco raro. ¿Quiere decir que devuelvo los  productos y entonces se suman al stock? No sé, puede ser que se devuelvan por mal estado…quizá este caso de uso lo podrías eliminar. </w:t>
      </w:r>
    </w:p>
  </w:comment>
  <w:comment w:id="50" w:author="Lopez Martinez, Patricia" w:date="2026-02-27T10:13:00Z" w:initials="LMP">
    <w:p w14:paraId="505953B9" w14:textId="2C4CFA19" w:rsidR="004576E4" w:rsidRDefault="004576E4">
      <w:pPr>
        <w:pStyle w:val="Textocomentario"/>
      </w:pPr>
      <w:r>
        <w:rPr>
          <w:rStyle w:val="Refdecomentario"/>
        </w:rPr>
        <w:annotationRef/>
      </w:r>
      <w:r>
        <w:t>¿Cuáles son?</w:t>
      </w:r>
    </w:p>
  </w:comment>
  <w:comment w:id="51" w:author="Jaime Eduardo Baires Escalante" w:date="2026-07-15T07:26:00Z" w:initials="JB">
    <w:p w14:paraId="77E8A496" w14:textId="786CF1D8" w:rsidR="00C91FDC" w:rsidRDefault="00C91FDC">
      <w:pPr>
        <w:pStyle w:val="Textocomentario"/>
      </w:pPr>
      <w:r>
        <w:rPr>
          <w:rStyle w:val="Refdecomentario"/>
        </w:rPr>
        <w:annotationRef/>
      </w:r>
      <w:r>
        <w:t>he añadido los periodos de tiempo preestablecidos</w:t>
      </w:r>
    </w:p>
  </w:comment>
  <w:comment w:id="53" w:author="Lopez Martinez, Patricia" w:date="2024-10-08T13:49:00Z" w:initials="LMP">
    <w:p w14:paraId="7F995BF0" w14:textId="64549EA2" w:rsidR="003E7551" w:rsidRDefault="003E7551">
      <w:pPr>
        <w:pStyle w:val="Textocomentario"/>
      </w:pPr>
      <w:r>
        <w:rPr>
          <w:rStyle w:val="Refdecomentario"/>
        </w:rPr>
        <w:annotationRef/>
      </w:r>
      <w:r>
        <w:t>(Dí cuales) Los requisitos deben ser verificables, así que si yo digo que va a ser soportado por Firefox y Chrome, haré pruebas en esos. Si lo dejo abierto, no sé en cuales lo tengo que probar.</w:t>
      </w:r>
    </w:p>
  </w:comment>
  <w:comment w:id="54" w:author="Jaime Eduardo Baires Escalante" w:date="2026-07-15T07:28:00Z" w:initials="JB">
    <w:p w14:paraId="0E741DB1" w14:textId="39EAEC97" w:rsidR="0040029B" w:rsidRDefault="0040029B">
      <w:pPr>
        <w:pStyle w:val="Textocomentario"/>
      </w:pPr>
      <w:r>
        <w:rPr>
          <w:rStyle w:val="Refdecomentario"/>
        </w:rPr>
        <w:annotationRef/>
      </w:r>
      <w:r>
        <w:t>listo</w:t>
      </w:r>
    </w:p>
  </w:comment>
  <w:comment w:id="60" w:author="Lopez Martinez, Patricia" w:date="2026-02-27T10:16:00Z" w:initials="LMP">
    <w:p w14:paraId="306DE7D4" w14:textId="180E8BA6" w:rsidR="009116C8" w:rsidRDefault="00B81383">
      <w:pPr>
        <w:pStyle w:val="Textocomentario"/>
      </w:pPr>
      <w:r>
        <w:rPr>
          <w:rStyle w:val="Refdecomentario"/>
        </w:rPr>
        <w:annotationRef/>
      </w:r>
      <w:r w:rsidR="009116C8">
        <w:t xml:space="preserve">Aquí no deberías hablar todavía de tecnologías concretas, sí decir que la capa de presentación es web, el negocio REST y la capa dde datos con base de datos relacional, pero sin nombrar tecnologías, pues eso se implementación, no diseño. </w:t>
      </w:r>
    </w:p>
  </w:comment>
  <w:comment w:id="61" w:author="Jaime Eduardo Baires Escalante" w:date="2026-07-15T07:32:00Z" w:initials="JB">
    <w:p w14:paraId="4751CC9E" w14:textId="1BE9334A" w:rsidR="00D00497" w:rsidRDefault="00D00497">
      <w:pPr>
        <w:pStyle w:val="Textocomentario"/>
      </w:pPr>
      <w:r>
        <w:rPr>
          <w:rStyle w:val="Refdecomentario"/>
        </w:rPr>
        <w:annotationRef/>
      </w:r>
      <w:r>
        <w:t>entendido, he modificado los párrafos para eliminar los detalles de diseño</w:t>
      </w:r>
    </w:p>
  </w:comment>
  <w:comment w:id="64" w:author="Lopez Martinez, Patricia" w:date="2026-02-27T10:20:00Z" w:initials="LMP">
    <w:p w14:paraId="3CCAFED0" w14:textId="1BEDD50B" w:rsidR="007B2055" w:rsidRDefault="007B2055">
      <w:pPr>
        <w:pStyle w:val="Textocomentario"/>
      </w:pPr>
      <w:r>
        <w:rPr>
          <w:rStyle w:val="Refdecomentario"/>
        </w:rPr>
        <w:annotationRef/>
      </w:r>
      <w:r>
        <w:t>¿Qué vas a usar como id del usuario? ¿La primary key?</w:t>
      </w:r>
    </w:p>
  </w:comment>
  <w:comment w:id="65" w:author="Lopez Martinez, Patricia" w:date="2024-02-20T13:27:00Z" w:initials="LMP">
    <w:p w14:paraId="4E345C84" w14:textId="4F52BA02" w:rsidR="003E7551" w:rsidRDefault="003E7551">
      <w:pPr>
        <w:pStyle w:val="Textocomentario"/>
      </w:pPr>
      <w:r>
        <w:rPr>
          <w:rStyle w:val="Refdecomentario"/>
        </w:rPr>
        <w:annotationRef/>
      </w:r>
      <w:r>
        <w:t>Esto veremos como lo implementamos, lo ibas a hacer con JWT, ¿no?</w:t>
      </w:r>
    </w:p>
  </w:comment>
  <w:comment w:id="66" w:author="Jaime Eduardo Baires Escalante" w:date="2024-03-03T20:33:00Z" w:initials="JB">
    <w:p w14:paraId="00402F7A" w14:textId="4AC7F893" w:rsidR="003E7551" w:rsidRDefault="003E7551">
      <w:pPr>
        <w:pStyle w:val="Textocomentario"/>
      </w:pPr>
      <w:r>
        <w:rPr>
          <w:rStyle w:val="Refdecomentario"/>
        </w:rPr>
        <w:annotationRef/>
      </w:r>
      <w:r>
        <w:t>Lo voy a hacer con Spring Boot</w:t>
      </w:r>
    </w:p>
  </w:comment>
  <w:comment w:id="67" w:author="Lopez Martinez, Patricia" w:date="2024-07-10T13:32:00Z" w:initials="LMP">
    <w:p w14:paraId="1BCBC79E" w14:textId="1E463318" w:rsidR="003E7551" w:rsidRDefault="003E7551">
      <w:pPr>
        <w:pStyle w:val="Textocomentario"/>
      </w:pPr>
      <w:r>
        <w:rPr>
          <w:rStyle w:val="Refdecomentario"/>
        </w:rPr>
        <w:annotationRef/>
      </w:r>
      <w:r>
        <w:t>Sí, pero SpringBoot te ofrece diferentes opciones, tienes que mirar con cual lo haces.</w:t>
      </w:r>
    </w:p>
  </w:comment>
  <w:comment w:id="68" w:author="Lopez Martinez, Patricia" w:date="2024-10-08T13:58:00Z" w:initials="LMP">
    <w:p w14:paraId="5F5A1C2A" w14:textId="602B85E7" w:rsidR="003E7551" w:rsidRDefault="003E7551">
      <w:pPr>
        <w:pStyle w:val="Textocomentario"/>
      </w:pPr>
      <w:r>
        <w:rPr>
          <w:rStyle w:val="Refdecomentario"/>
        </w:rPr>
        <w:annotationRef/>
      </w:r>
      <w:r>
        <w:t>Bueno, en función de c</w:t>
      </w:r>
      <w:r w:rsidR="00A4696F">
        <w:t>ó</w:t>
      </w:r>
      <w:r>
        <w:t>mo lo hagamos, esto quizá haya que cambiarlo</w:t>
      </w:r>
    </w:p>
  </w:comment>
  <w:comment w:id="69" w:author="Lopez Martinez, Patricia" w:date="2026-02-27T10:21:00Z" w:initials="LMP">
    <w:p w14:paraId="0345B4FD" w14:textId="77777777" w:rsidR="00166D75" w:rsidRDefault="00166D75">
      <w:pPr>
        <w:pStyle w:val="Textocomentario"/>
      </w:pPr>
      <w:r>
        <w:rPr>
          <w:rStyle w:val="Refdecomentario"/>
        </w:rPr>
        <w:annotationRef/>
      </w:r>
      <w:r>
        <w:t xml:space="preserve">Estos URIs de las facturas no los entiendo bien. /facturas sería de todas las facturas y luego también tendríamos /facturasVenta, /facturasCompra…etc. </w:t>
      </w:r>
    </w:p>
    <w:p w14:paraId="6F59A824" w14:textId="3E48CF52" w:rsidR="00166D75" w:rsidRDefault="00166D75">
      <w:pPr>
        <w:pStyle w:val="Textocomentario"/>
      </w:pPr>
      <w:r>
        <w:t>También podrías hacerlo con queryParam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AEBC3" w15:done="0"/>
  <w15:commentEx w15:paraId="33650167" w15:done="1"/>
  <w15:commentEx w15:paraId="504CC756" w15:paraIdParent="33650167" w15:done="1"/>
  <w15:commentEx w15:paraId="156742F5" w15:paraIdParent="33650167" w15:done="1"/>
  <w15:commentEx w15:paraId="372460CB" w15:done="0"/>
  <w15:commentEx w15:paraId="252FB5F0" w15:done="0"/>
  <w15:commentEx w15:paraId="19A14CAF" w15:done="1"/>
  <w15:commentEx w15:paraId="696B9A82" w15:paraIdParent="19A14CAF" w15:done="1"/>
  <w15:commentEx w15:paraId="7C7D5EF0" w15:done="1"/>
  <w15:commentEx w15:paraId="346073C7" w15:done="1"/>
  <w15:commentEx w15:paraId="734665A4" w15:paraIdParent="346073C7" w15:done="1"/>
  <w15:commentEx w15:paraId="6EB6484D" w15:paraIdParent="346073C7" w15:done="1"/>
  <w15:commentEx w15:paraId="62009866" w15:paraIdParent="346073C7" w15:done="1"/>
  <w15:commentEx w15:paraId="4BE36695" w15:paraIdParent="346073C7" w15:done="1"/>
  <w15:commentEx w15:paraId="6DE340B0" w15:paraIdParent="346073C7" w15:done="1"/>
  <w15:commentEx w15:paraId="4235829E" w15:paraIdParent="346073C7" w15:done="1"/>
  <w15:commentEx w15:paraId="0EFE8295" w15:done="1"/>
  <w15:commentEx w15:paraId="6552910B" w15:paraIdParent="0EFE8295" w15:done="1"/>
  <w15:commentEx w15:paraId="7239A1FF" w15:done="1"/>
  <w15:commentEx w15:paraId="75E56E73" w15:paraIdParent="7239A1FF" w15:done="1"/>
  <w15:commentEx w15:paraId="3E4DE542" w15:done="1"/>
  <w15:commentEx w15:paraId="4D60F569" w15:paraIdParent="3E4DE542" w15:done="1"/>
  <w15:commentEx w15:paraId="1BB38E38" w15:done="1"/>
  <w15:commentEx w15:paraId="5263C259" w15:paraIdParent="1BB38E38" w15:done="1"/>
  <w15:commentEx w15:paraId="439DB0D5" w15:done="1"/>
  <w15:commentEx w15:paraId="68CDF906" w15:paraIdParent="439DB0D5" w15:done="1"/>
  <w15:commentEx w15:paraId="04848B49" w15:done="0"/>
  <w15:commentEx w15:paraId="4896B17F" w15:done="0"/>
  <w15:commentEx w15:paraId="505953B9" w15:done="1"/>
  <w15:commentEx w15:paraId="77E8A496" w15:paraIdParent="505953B9" w15:done="1"/>
  <w15:commentEx w15:paraId="7F995BF0" w15:done="1"/>
  <w15:commentEx w15:paraId="0E741DB1" w15:paraIdParent="7F995BF0" w15:done="1"/>
  <w15:commentEx w15:paraId="306DE7D4" w15:done="1"/>
  <w15:commentEx w15:paraId="4751CC9E" w15:paraIdParent="306DE7D4" w15:done="1"/>
  <w15:commentEx w15:paraId="3CCAFED0" w15:done="0"/>
  <w15:commentEx w15:paraId="4E345C84" w15:done="0"/>
  <w15:commentEx w15:paraId="00402F7A" w15:paraIdParent="4E345C84" w15:done="0"/>
  <w15:commentEx w15:paraId="1BCBC79E" w15:paraIdParent="4E345C84" w15:done="0"/>
  <w15:commentEx w15:paraId="5F5A1C2A" w15:paraIdParent="4E345C84" w15:done="0"/>
  <w15:commentEx w15:paraId="6F59A8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9494FD" w16cex:dateUtc="2026-07-15T05:04:00Z"/>
  <w16cex:commentExtensible w16cex:durableId="06E289FA" w16cex:dateUtc="2026-07-15T05:04:00Z"/>
  <w16cex:commentExtensible w16cex:durableId="3F29A6BB" w16cex:dateUtc="2026-07-15T05:08:00Z"/>
  <w16cex:commentExtensible w16cex:durableId="0EF16497" w16cex:dateUtc="2024-02-13T21:00:00Z"/>
  <w16cex:commentExtensible w16cex:durableId="5943BA27" w16cex:dateUtc="2024-03-03T19:01:00Z"/>
  <w16cex:commentExtensible w16cex:durableId="6F8892D0" w16cex:dateUtc="2024-11-12T19:29:00Z"/>
  <w16cex:commentExtensible w16cex:durableId="44D39CBA" w16cex:dateUtc="2026-07-15T05:13:00Z"/>
  <w16cex:commentExtensible w16cex:durableId="00AE3449" w16cex:dateUtc="2026-07-15T05:18:00Z"/>
  <w16cex:commentExtensible w16cex:durableId="4FC606D6" w16cex:dateUtc="2024-10-27T17:42:00Z"/>
  <w16cex:commentExtensible w16cex:durableId="11ADB509" w16cex:dateUtc="2024-10-27T17:40:00Z"/>
  <w16cex:commentExtensible w16cex:durableId="2FE7FECB" w16cex:dateUtc="2026-07-15T05:21:00Z"/>
  <w16cex:commentExtensible w16cex:durableId="693C9684" w16cex:dateUtc="2026-07-15T05:26:00Z"/>
  <w16cex:commentExtensible w16cex:durableId="2BE3F763" w16cex:dateUtc="2026-07-15T05:28:00Z"/>
  <w16cex:commentExtensible w16cex:durableId="3717FF4F" w16cex:dateUtc="2026-07-15T05:32:00Z"/>
  <w16cex:commentExtensible w16cex:durableId="60156EAB" w16cex:dateUtc="2024-03-03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AEBC3" w16cid:durableId="2D4BE8CE"/>
  <w16cid:commentId w16cid:paraId="33650167" w16cid:durableId="2AAFB1CF"/>
  <w16cid:commentId w16cid:paraId="504CC756" w16cid:durableId="289494FD"/>
  <w16cid:commentId w16cid:paraId="156742F5" w16cid:durableId="06E289FA"/>
  <w16cid:commentId w16cid:paraId="372460CB" w16cid:durableId="2AAFB27B"/>
  <w16cid:commentId w16cid:paraId="252FB5F0" w16cid:durableId="2D4BEA03"/>
  <w16cid:commentId w16cid:paraId="19A14CAF" w16cid:durableId="2D4BE9BB"/>
  <w16cid:commentId w16cid:paraId="696B9A82" w16cid:durableId="3F29A6BB"/>
  <w16cid:commentId w16cid:paraId="7C7D5EF0" w16cid:durableId="2AAFB41A"/>
  <w16cid:commentId w16cid:paraId="346073C7" w16cid:durableId="5D1B2F15"/>
  <w16cid:commentId w16cid:paraId="734665A4" w16cid:durableId="0EF16497"/>
  <w16cid:commentId w16cid:paraId="6EB6484D" w16cid:durableId="26CA4850"/>
  <w16cid:commentId w16cid:paraId="62009866" w16cid:durableId="5943BA27"/>
  <w16cid:commentId w16cid:paraId="4BE36695" w16cid:durableId="2A390924"/>
  <w16cid:commentId w16cid:paraId="6DE340B0" w16cid:durableId="2AAFB4AF"/>
  <w16cid:commentId w16cid:paraId="4235829E" w16cid:durableId="6F8892D0"/>
  <w16cid:commentId w16cid:paraId="0EFE8295" w16cid:durableId="2D4BEAE7"/>
  <w16cid:commentId w16cid:paraId="6552910B" w16cid:durableId="44D39CBA"/>
  <w16cid:commentId w16cid:paraId="7239A1FF" w16cid:durableId="2D4BEB80"/>
  <w16cid:commentId w16cid:paraId="75E56E73" w16cid:durableId="00AE3449"/>
  <w16cid:commentId w16cid:paraId="3E4DE542" w16cid:durableId="2AAFB56C"/>
  <w16cid:commentId w16cid:paraId="4D60F569" w16cid:durableId="4FC606D6"/>
  <w16cid:commentId w16cid:paraId="1BB38E38" w16cid:durableId="2AAFB5B4"/>
  <w16cid:commentId w16cid:paraId="5263C259" w16cid:durableId="11ADB509"/>
  <w16cid:commentId w16cid:paraId="439DB0D5" w16cid:durableId="2D4BEC09"/>
  <w16cid:commentId w16cid:paraId="68CDF906" w16cid:durableId="2FE7FECB"/>
  <w16cid:commentId w16cid:paraId="04848B49" w16cid:durableId="2AAFB65A"/>
  <w16cid:commentId w16cid:paraId="4896B17F" w16cid:durableId="2D4BEC66"/>
  <w16cid:commentId w16cid:paraId="505953B9" w16cid:durableId="2D4BECC7"/>
  <w16cid:commentId w16cid:paraId="77E8A496" w16cid:durableId="693C9684"/>
  <w16cid:commentId w16cid:paraId="7F995BF0" w16cid:durableId="2AAFB6E5"/>
  <w16cid:commentId w16cid:paraId="0E741DB1" w16cid:durableId="2BE3F763"/>
  <w16cid:commentId w16cid:paraId="306DE7D4" w16cid:durableId="2D4BED64"/>
  <w16cid:commentId w16cid:paraId="4751CC9E" w16cid:durableId="3717FF4F"/>
  <w16cid:commentId w16cid:paraId="3CCAFED0" w16cid:durableId="2D4BEE55"/>
  <w16cid:commentId w16cid:paraId="4E345C84" w16cid:durableId="297F274C"/>
  <w16cid:commentId w16cid:paraId="00402F7A" w16cid:durableId="60156EAB"/>
  <w16cid:commentId w16cid:paraId="1BCBC79E" w16cid:durableId="2A390BE2"/>
  <w16cid:commentId w16cid:paraId="5F5A1C2A" w16cid:durableId="2AAFB903"/>
  <w16cid:commentId w16cid:paraId="6F59A824" w16cid:durableId="2D4BE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244A5" w14:textId="77777777" w:rsidR="008562CF" w:rsidRDefault="008562CF" w:rsidP="00AB6398">
      <w:pPr>
        <w:spacing w:after="0" w:line="240" w:lineRule="auto"/>
      </w:pPr>
      <w:r>
        <w:separator/>
      </w:r>
    </w:p>
  </w:endnote>
  <w:endnote w:type="continuationSeparator" w:id="0">
    <w:p w14:paraId="2235031D" w14:textId="77777777" w:rsidR="008562CF" w:rsidRDefault="008562CF" w:rsidP="00AB6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411554"/>
      <w:docPartObj>
        <w:docPartGallery w:val="Page Numbers (Bottom of Page)"/>
        <w:docPartUnique/>
      </w:docPartObj>
    </w:sdtPr>
    <w:sdtContent>
      <w:p w14:paraId="7B31018F" w14:textId="37AF8502" w:rsidR="003E7551" w:rsidRDefault="003E7551">
        <w:pPr>
          <w:pStyle w:val="Piedepgina"/>
          <w:jc w:val="right"/>
        </w:pPr>
        <w:r>
          <w:fldChar w:fldCharType="begin"/>
        </w:r>
        <w:r>
          <w:instrText>PAGE   \* MERGEFORMAT</w:instrText>
        </w:r>
        <w:r>
          <w:fldChar w:fldCharType="separate"/>
        </w:r>
        <w:r>
          <w:t>2</w:t>
        </w:r>
        <w:r>
          <w:fldChar w:fldCharType="end"/>
        </w:r>
      </w:p>
    </w:sdtContent>
  </w:sdt>
  <w:p w14:paraId="021A63E7" w14:textId="77777777" w:rsidR="003E7551" w:rsidRDefault="003E75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7F8E" w14:textId="77777777" w:rsidR="008562CF" w:rsidRDefault="008562CF" w:rsidP="00AB6398">
      <w:pPr>
        <w:spacing w:after="0" w:line="240" w:lineRule="auto"/>
      </w:pPr>
      <w:r>
        <w:separator/>
      </w:r>
    </w:p>
  </w:footnote>
  <w:footnote w:type="continuationSeparator" w:id="0">
    <w:p w14:paraId="48348134" w14:textId="77777777" w:rsidR="008562CF" w:rsidRDefault="008562CF" w:rsidP="00AB6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04BF7"/>
    <w:multiLevelType w:val="hybridMultilevel"/>
    <w:tmpl w:val="C478BA5E"/>
    <w:lvl w:ilvl="0" w:tplc="1CB2475A">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99A1199"/>
    <w:multiLevelType w:val="hybridMultilevel"/>
    <w:tmpl w:val="5824E0F6"/>
    <w:lvl w:ilvl="0" w:tplc="F4C841A2">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DB27557"/>
    <w:multiLevelType w:val="hybridMultilevel"/>
    <w:tmpl w:val="0B7E547C"/>
    <w:lvl w:ilvl="0" w:tplc="81E46D3C">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77333574">
    <w:abstractNumId w:val="2"/>
  </w:num>
  <w:num w:numId="2" w16cid:durableId="889609831">
    <w:abstractNumId w:val="0"/>
  </w:num>
  <w:num w:numId="3" w16cid:durableId="12121561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me Eduardo Baires Escalante">
    <w15:presenceInfo w15:providerId="Windows Live" w15:userId="fe86642b7954a5c3"/>
  </w15:person>
  <w15:person w15:author="Lopez Martinez, Patricia">
    <w15:presenceInfo w15:providerId="AD" w15:userId="S-1-5-21-944967546-1198412623-924725345-2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63"/>
    <w:rsid w:val="00002A32"/>
    <w:rsid w:val="00006F53"/>
    <w:rsid w:val="00032C99"/>
    <w:rsid w:val="0003359C"/>
    <w:rsid w:val="000337BA"/>
    <w:rsid w:val="00033F78"/>
    <w:rsid w:val="00041B9B"/>
    <w:rsid w:val="000441D4"/>
    <w:rsid w:val="00057749"/>
    <w:rsid w:val="000624D9"/>
    <w:rsid w:val="00063466"/>
    <w:rsid w:val="00064F3D"/>
    <w:rsid w:val="00082306"/>
    <w:rsid w:val="00091935"/>
    <w:rsid w:val="00097CF5"/>
    <w:rsid w:val="000A30BD"/>
    <w:rsid w:val="000B117D"/>
    <w:rsid w:val="000C3147"/>
    <w:rsid w:val="000C5927"/>
    <w:rsid w:val="000D03FF"/>
    <w:rsid w:val="000D74BD"/>
    <w:rsid w:val="000E2906"/>
    <w:rsid w:val="000E3C22"/>
    <w:rsid w:val="001031EC"/>
    <w:rsid w:val="00114821"/>
    <w:rsid w:val="00117984"/>
    <w:rsid w:val="00117E4A"/>
    <w:rsid w:val="001200BF"/>
    <w:rsid w:val="001204D8"/>
    <w:rsid w:val="00123D0F"/>
    <w:rsid w:val="00130584"/>
    <w:rsid w:val="00131EF2"/>
    <w:rsid w:val="00142F24"/>
    <w:rsid w:val="00147594"/>
    <w:rsid w:val="00155A29"/>
    <w:rsid w:val="00166D75"/>
    <w:rsid w:val="00167DD3"/>
    <w:rsid w:val="00177840"/>
    <w:rsid w:val="001873BA"/>
    <w:rsid w:val="0019072E"/>
    <w:rsid w:val="001926B6"/>
    <w:rsid w:val="001A061D"/>
    <w:rsid w:val="001B427E"/>
    <w:rsid w:val="001B43E0"/>
    <w:rsid w:val="001B5FE3"/>
    <w:rsid w:val="001B603F"/>
    <w:rsid w:val="001B69FD"/>
    <w:rsid w:val="001B71C3"/>
    <w:rsid w:val="001C00DE"/>
    <w:rsid w:val="001D5738"/>
    <w:rsid w:val="001D7464"/>
    <w:rsid w:val="001E2316"/>
    <w:rsid w:val="001E4307"/>
    <w:rsid w:val="001E7165"/>
    <w:rsid w:val="001F2D1E"/>
    <w:rsid w:val="001F35FD"/>
    <w:rsid w:val="001F41DC"/>
    <w:rsid w:val="001F5548"/>
    <w:rsid w:val="00200415"/>
    <w:rsid w:val="00206055"/>
    <w:rsid w:val="00207262"/>
    <w:rsid w:val="00216D60"/>
    <w:rsid w:val="00216FDB"/>
    <w:rsid w:val="00222B91"/>
    <w:rsid w:val="00223D44"/>
    <w:rsid w:val="00231C3D"/>
    <w:rsid w:val="00234F55"/>
    <w:rsid w:val="00246C43"/>
    <w:rsid w:val="00250B8D"/>
    <w:rsid w:val="0025655A"/>
    <w:rsid w:val="002565AB"/>
    <w:rsid w:val="002569A8"/>
    <w:rsid w:val="00260697"/>
    <w:rsid w:val="00260959"/>
    <w:rsid w:val="00263492"/>
    <w:rsid w:val="00263EED"/>
    <w:rsid w:val="00271AD0"/>
    <w:rsid w:val="002776DC"/>
    <w:rsid w:val="0029122E"/>
    <w:rsid w:val="00294172"/>
    <w:rsid w:val="002A009E"/>
    <w:rsid w:val="002A0D7C"/>
    <w:rsid w:val="002A36B5"/>
    <w:rsid w:val="002A70A2"/>
    <w:rsid w:val="002B2247"/>
    <w:rsid w:val="002B7EA0"/>
    <w:rsid w:val="002D2089"/>
    <w:rsid w:val="002D2FCE"/>
    <w:rsid w:val="002D677F"/>
    <w:rsid w:val="002E211C"/>
    <w:rsid w:val="002E64C8"/>
    <w:rsid w:val="00300B3B"/>
    <w:rsid w:val="00303A59"/>
    <w:rsid w:val="0030729B"/>
    <w:rsid w:val="00315941"/>
    <w:rsid w:val="00315C1B"/>
    <w:rsid w:val="00327DA9"/>
    <w:rsid w:val="003302D2"/>
    <w:rsid w:val="00331487"/>
    <w:rsid w:val="00336DB9"/>
    <w:rsid w:val="0034002F"/>
    <w:rsid w:val="00342C88"/>
    <w:rsid w:val="003447AA"/>
    <w:rsid w:val="00345AEC"/>
    <w:rsid w:val="00350D8B"/>
    <w:rsid w:val="0035275E"/>
    <w:rsid w:val="00352A4D"/>
    <w:rsid w:val="00361164"/>
    <w:rsid w:val="00363090"/>
    <w:rsid w:val="00364CB3"/>
    <w:rsid w:val="00367017"/>
    <w:rsid w:val="00372DEB"/>
    <w:rsid w:val="003744D5"/>
    <w:rsid w:val="0037588B"/>
    <w:rsid w:val="003826E1"/>
    <w:rsid w:val="00383F31"/>
    <w:rsid w:val="00395EED"/>
    <w:rsid w:val="00396BF3"/>
    <w:rsid w:val="003A1873"/>
    <w:rsid w:val="003A22A4"/>
    <w:rsid w:val="003A46A9"/>
    <w:rsid w:val="003A6318"/>
    <w:rsid w:val="003A6ECC"/>
    <w:rsid w:val="003B0FAF"/>
    <w:rsid w:val="003B4E8D"/>
    <w:rsid w:val="003C0E47"/>
    <w:rsid w:val="003C7878"/>
    <w:rsid w:val="003D27E1"/>
    <w:rsid w:val="003D2C89"/>
    <w:rsid w:val="003E05AF"/>
    <w:rsid w:val="003E0816"/>
    <w:rsid w:val="003E34F9"/>
    <w:rsid w:val="003E7551"/>
    <w:rsid w:val="003F0B78"/>
    <w:rsid w:val="003F1590"/>
    <w:rsid w:val="003F192A"/>
    <w:rsid w:val="003F1A4C"/>
    <w:rsid w:val="0040029B"/>
    <w:rsid w:val="004011E1"/>
    <w:rsid w:val="004107A0"/>
    <w:rsid w:val="00412C9A"/>
    <w:rsid w:val="00417DFA"/>
    <w:rsid w:val="004208D6"/>
    <w:rsid w:val="00431ADD"/>
    <w:rsid w:val="00431CC7"/>
    <w:rsid w:val="00447DF5"/>
    <w:rsid w:val="00447F3A"/>
    <w:rsid w:val="00455828"/>
    <w:rsid w:val="00455A2B"/>
    <w:rsid w:val="004576E4"/>
    <w:rsid w:val="00457B63"/>
    <w:rsid w:val="0046341A"/>
    <w:rsid w:val="004638C4"/>
    <w:rsid w:val="00465F87"/>
    <w:rsid w:val="004805C8"/>
    <w:rsid w:val="00493F21"/>
    <w:rsid w:val="00495FE4"/>
    <w:rsid w:val="004A50FE"/>
    <w:rsid w:val="004A5A03"/>
    <w:rsid w:val="004A5E96"/>
    <w:rsid w:val="004A7E0D"/>
    <w:rsid w:val="004D1887"/>
    <w:rsid w:val="004D1CF1"/>
    <w:rsid w:val="004D29ED"/>
    <w:rsid w:val="004D3213"/>
    <w:rsid w:val="004D5C9C"/>
    <w:rsid w:val="004E3443"/>
    <w:rsid w:val="004E56DF"/>
    <w:rsid w:val="004F32B3"/>
    <w:rsid w:val="004F3AD6"/>
    <w:rsid w:val="00515774"/>
    <w:rsid w:val="00517194"/>
    <w:rsid w:val="0052189B"/>
    <w:rsid w:val="00522E8B"/>
    <w:rsid w:val="00525605"/>
    <w:rsid w:val="00531092"/>
    <w:rsid w:val="005312CA"/>
    <w:rsid w:val="00532BD3"/>
    <w:rsid w:val="005461A5"/>
    <w:rsid w:val="00546A29"/>
    <w:rsid w:val="005561E6"/>
    <w:rsid w:val="00561855"/>
    <w:rsid w:val="00574303"/>
    <w:rsid w:val="005776E8"/>
    <w:rsid w:val="00585A61"/>
    <w:rsid w:val="00590106"/>
    <w:rsid w:val="00597421"/>
    <w:rsid w:val="005A5993"/>
    <w:rsid w:val="005B07C6"/>
    <w:rsid w:val="005B0F08"/>
    <w:rsid w:val="005B7F41"/>
    <w:rsid w:val="005C1EC0"/>
    <w:rsid w:val="005D2E50"/>
    <w:rsid w:val="005F30B3"/>
    <w:rsid w:val="005F3236"/>
    <w:rsid w:val="005F4336"/>
    <w:rsid w:val="006011AB"/>
    <w:rsid w:val="00604C9D"/>
    <w:rsid w:val="00615FD1"/>
    <w:rsid w:val="00620BC4"/>
    <w:rsid w:val="00621F96"/>
    <w:rsid w:val="00623F3F"/>
    <w:rsid w:val="006252C0"/>
    <w:rsid w:val="00626A33"/>
    <w:rsid w:val="00634342"/>
    <w:rsid w:val="00634A2D"/>
    <w:rsid w:val="00636EFC"/>
    <w:rsid w:val="00636F31"/>
    <w:rsid w:val="00637C7C"/>
    <w:rsid w:val="00647703"/>
    <w:rsid w:val="006528CD"/>
    <w:rsid w:val="00654756"/>
    <w:rsid w:val="00656854"/>
    <w:rsid w:val="00656B8A"/>
    <w:rsid w:val="006577AE"/>
    <w:rsid w:val="006628FA"/>
    <w:rsid w:val="006630B7"/>
    <w:rsid w:val="0066752B"/>
    <w:rsid w:val="00672062"/>
    <w:rsid w:val="00684B15"/>
    <w:rsid w:val="006854D6"/>
    <w:rsid w:val="006978DD"/>
    <w:rsid w:val="00697E60"/>
    <w:rsid w:val="006A0262"/>
    <w:rsid w:val="006A02F7"/>
    <w:rsid w:val="006A64F6"/>
    <w:rsid w:val="006B0BFC"/>
    <w:rsid w:val="006B2623"/>
    <w:rsid w:val="006B62F8"/>
    <w:rsid w:val="006B6469"/>
    <w:rsid w:val="006B74AC"/>
    <w:rsid w:val="006C1511"/>
    <w:rsid w:val="006C501E"/>
    <w:rsid w:val="006C5E33"/>
    <w:rsid w:val="006C7BF7"/>
    <w:rsid w:val="006D06DA"/>
    <w:rsid w:val="006D1939"/>
    <w:rsid w:val="006D47AC"/>
    <w:rsid w:val="006E5078"/>
    <w:rsid w:val="006F45BE"/>
    <w:rsid w:val="006F6E91"/>
    <w:rsid w:val="006F7DF0"/>
    <w:rsid w:val="00702693"/>
    <w:rsid w:val="0071122A"/>
    <w:rsid w:val="00712A0E"/>
    <w:rsid w:val="00715FE1"/>
    <w:rsid w:val="00725797"/>
    <w:rsid w:val="00726B6D"/>
    <w:rsid w:val="00731E66"/>
    <w:rsid w:val="007330F4"/>
    <w:rsid w:val="007335EF"/>
    <w:rsid w:val="0073590F"/>
    <w:rsid w:val="0074097B"/>
    <w:rsid w:val="00744A97"/>
    <w:rsid w:val="00747B67"/>
    <w:rsid w:val="00755F13"/>
    <w:rsid w:val="0076611B"/>
    <w:rsid w:val="00766DB9"/>
    <w:rsid w:val="007743F9"/>
    <w:rsid w:val="00774A67"/>
    <w:rsid w:val="0077638C"/>
    <w:rsid w:val="0078030B"/>
    <w:rsid w:val="00782392"/>
    <w:rsid w:val="00783F7C"/>
    <w:rsid w:val="00787A00"/>
    <w:rsid w:val="00795D72"/>
    <w:rsid w:val="007A1770"/>
    <w:rsid w:val="007A1BFA"/>
    <w:rsid w:val="007A77D8"/>
    <w:rsid w:val="007B2055"/>
    <w:rsid w:val="007B3604"/>
    <w:rsid w:val="007C592D"/>
    <w:rsid w:val="007D2C91"/>
    <w:rsid w:val="007D2FE2"/>
    <w:rsid w:val="007D78B4"/>
    <w:rsid w:val="007E0257"/>
    <w:rsid w:val="007E02BE"/>
    <w:rsid w:val="007E432F"/>
    <w:rsid w:val="007E6B99"/>
    <w:rsid w:val="007F2088"/>
    <w:rsid w:val="007F41EC"/>
    <w:rsid w:val="007F64DF"/>
    <w:rsid w:val="008006F9"/>
    <w:rsid w:val="00802A2C"/>
    <w:rsid w:val="00802B4E"/>
    <w:rsid w:val="00804778"/>
    <w:rsid w:val="00806283"/>
    <w:rsid w:val="00807C52"/>
    <w:rsid w:val="00811BDD"/>
    <w:rsid w:val="0081668B"/>
    <w:rsid w:val="00824591"/>
    <w:rsid w:val="00830584"/>
    <w:rsid w:val="00830E0A"/>
    <w:rsid w:val="00834F4F"/>
    <w:rsid w:val="00845AB1"/>
    <w:rsid w:val="00851BB8"/>
    <w:rsid w:val="008525B7"/>
    <w:rsid w:val="008541E3"/>
    <w:rsid w:val="008562CF"/>
    <w:rsid w:val="008605DF"/>
    <w:rsid w:val="00864619"/>
    <w:rsid w:val="00867EC7"/>
    <w:rsid w:val="008728D5"/>
    <w:rsid w:val="00872B4D"/>
    <w:rsid w:val="008731F8"/>
    <w:rsid w:val="0087755B"/>
    <w:rsid w:val="00887DBA"/>
    <w:rsid w:val="00894E78"/>
    <w:rsid w:val="008A1043"/>
    <w:rsid w:val="008A17F2"/>
    <w:rsid w:val="008A24AC"/>
    <w:rsid w:val="008A4C5D"/>
    <w:rsid w:val="008A7029"/>
    <w:rsid w:val="008A7047"/>
    <w:rsid w:val="008A73D2"/>
    <w:rsid w:val="008B1E2E"/>
    <w:rsid w:val="008B57F7"/>
    <w:rsid w:val="008C498E"/>
    <w:rsid w:val="008C730D"/>
    <w:rsid w:val="008D31F0"/>
    <w:rsid w:val="008D386F"/>
    <w:rsid w:val="008D6588"/>
    <w:rsid w:val="008D7CA4"/>
    <w:rsid w:val="008E0D0F"/>
    <w:rsid w:val="008E1534"/>
    <w:rsid w:val="00901720"/>
    <w:rsid w:val="0090199B"/>
    <w:rsid w:val="0090298C"/>
    <w:rsid w:val="009116C8"/>
    <w:rsid w:val="009130BF"/>
    <w:rsid w:val="00914BF3"/>
    <w:rsid w:val="00917B4E"/>
    <w:rsid w:val="00923AF1"/>
    <w:rsid w:val="00931FE4"/>
    <w:rsid w:val="0093651B"/>
    <w:rsid w:val="009366BC"/>
    <w:rsid w:val="009531F8"/>
    <w:rsid w:val="00965F54"/>
    <w:rsid w:val="00967841"/>
    <w:rsid w:val="0098095F"/>
    <w:rsid w:val="009811D3"/>
    <w:rsid w:val="00983293"/>
    <w:rsid w:val="00983987"/>
    <w:rsid w:val="009842E4"/>
    <w:rsid w:val="009843A5"/>
    <w:rsid w:val="00991069"/>
    <w:rsid w:val="009A3905"/>
    <w:rsid w:val="009B0C99"/>
    <w:rsid w:val="009B2897"/>
    <w:rsid w:val="009B4599"/>
    <w:rsid w:val="009B4CD8"/>
    <w:rsid w:val="009D0560"/>
    <w:rsid w:val="009D0766"/>
    <w:rsid w:val="009D2A25"/>
    <w:rsid w:val="009D2F61"/>
    <w:rsid w:val="009D361C"/>
    <w:rsid w:val="009E1BC4"/>
    <w:rsid w:val="009E52C4"/>
    <w:rsid w:val="00A17519"/>
    <w:rsid w:val="00A30284"/>
    <w:rsid w:val="00A30865"/>
    <w:rsid w:val="00A40388"/>
    <w:rsid w:val="00A45B98"/>
    <w:rsid w:val="00A4696F"/>
    <w:rsid w:val="00A47574"/>
    <w:rsid w:val="00A51188"/>
    <w:rsid w:val="00A53DE1"/>
    <w:rsid w:val="00A64300"/>
    <w:rsid w:val="00A656AD"/>
    <w:rsid w:val="00A757AA"/>
    <w:rsid w:val="00A84AFF"/>
    <w:rsid w:val="00A86B16"/>
    <w:rsid w:val="00AB2E87"/>
    <w:rsid w:val="00AB4589"/>
    <w:rsid w:val="00AB6398"/>
    <w:rsid w:val="00AB6A0A"/>
    <w:rsid w:val="00AB6C04"/>
    <w:rsid w:val="00AB71CA"/>
    <w:rsid w:val="00AB7AB1"/>
    <w:rsid w:val="00AC3AEA"/>
    <w:rsid w:val="00AC3B26"/>
    <w:rsid w:val="00AC5454"/>
    <w:rsid w:val="00AC7D95"/>
    <w:rsid w:val="00AE084A"/>
    <w:rsid w:val="00AE34D8"/>
    <w:rsid w:val="00AE3D22"/>
    <w:rsid w:val="00AE4B3B"/>
    <w:rsid w:val="00AE69E9"/>
    <w:rsid w:val="00AF04CA"/>
    <w:rsid w:val="00AF0C1D"/>
    <w:rsid w:val="00AF2C25"/>
    <w:rsid w:val="00AF3102"/>
    <w:rsid w:val="00B1351C"/>
    <w:rsid w:val="00B15D77"/>
    <w:rsid w:val="00B2705D"/>
    <w:rsid w:val="00B305B7"/>
    <w:rsid w:val="00B35582"/>
    <w:rsid w:val="00B4465E"/>
    <w:rsid w:val="00B45406"/>
    <w:rsid w:val="00B4732B"/>
    <w:rsid w:val="00B5043E"/>
    <w:rsid w:val="00B52292"/>
    <w:rsid w:val="00B5567D"/>
    <w:rsid w:val="00B56514"/>
    <w:rsid w:val="00B57762"/>
    <w:rsid w:val="00B60EC2"/>
    <w:rsid w:val="00B61E6B"/>
    <w:rsid w:val="00B642B9"/>
    <w:rsid w:val="00B7544E"/>
    <w:rsid w:val="00B7671F"/>
    <w:rsid w:val="00B807DC"/>
    <w:rsid w:val="00B81383"/>
    <w:rsid w:val="00B84D4E"/>
    <w:rsid w:val="00BA4A81"/>
    <w:rsid w:val="00BB2825"/>
    <w:rsid w:val="00BC0369"/>
    <w:rsid w:val="00BC4BE1"/>
    <w:rsid w:val="00BC6FC9"/>
    <w:rsid w:val="00BC7404"/>
    <w:rsid w:val="00BE07B6"/>
    <w:rsid w:val="00BE4944"/>
    <w:rsid w:val="00BE686E"/>
    <w:rsid w:val="00BF607F"/>
    <w:rsid w:val="00C03FFB"/>
    <w:rsid w:val="00C1493F"/>
    <w:rsid w:val="00C225AA"/>
    <w:rsid w:val="00C26F61"/>
    <w:rsid w:val="00C37168"/>
    <w:rsid w:val="00C4327E"/>
    <w:rsid w:val="00C51284"/>
    <w:rsid w:val="00C527DA"/>
    <w:rsid w:val="00C575E0"/>
    <w:rsid w:val="00C65500"/>
    <w:rsid w:val="00C662EA"/>
    <w:rsid w:val="00C71CD2"/>
    <w:rsid w:val="00C90C71"/>
    <w:rsid w:val="00C9192F"/>
    <w:rsid w:val="00C91FDC"/>
    <w:rsid w:val="00C94D70"/>
    <w:rsid w:val="00C9734F"/>
    <w:rsid w:val="00CA43DE"/>
    <w:rsid w:val="00CA6CF3"/>
    <w:rsid w:val="00CA7621"/>
    <w:rsid w:val="00CB78A9"/>
    <w:rsid w:val="00CC0EBA"/>
    <w:rsid w:val="00CC15A3"/>
    <w:rsid w:val="00CC4091"/>
    <w:rsid w:val="00CC4549"/>
    <w:rsid w:val="00CD5B86"/>
    <w:rsid w:val="00CD68E1"/>
    <w:rsid w:val="00CD6E93"/>
    <w:rsid w:val="00CE2421"/>
    <w:rsid w:val="00CE294A"/>
    <w:rsid w:val="00CF1E64"/>
    <w:rsid w:val="00CF6715"/>
    <w:rsid w:val="00D00497"/>
    <w:rsid w:val="00D0310C"/>
    <w:rsid w:val="00D117D2"/>
    <w:rsid w:val="00D12433"/>
    <w:rsid w:val="00D17D86"/>
    <w:rsid w:val="00D23F05"/>
    <w:rsid w:val="00D25AC3"/>
    <w:rsid w:val="00D35CD6"/>
    <w:rsid w:val="00D370A8"/>
    <w:rsid w:val="00D47AA9"/>
    <w:rsid w:val="00D51B0F"/>
    <w:rsid w:val="00D51BD0"/>
    <w:rsid w:val="00D51D50"/>
    <w:rsid w:val="00D555B7"/>
    <w:rsid w:val="00D56A60"/>
    <w:rsid w:val="00D62ADB"/>
    <w:rsid w:val="00D63AB9"/>
    <w:rsid w:val="00D668ED"/>
    <w:rsid w:val="00D66C3F"/>
    <w:rsid w:val="00D74D10"/>
    <w:rsid w:val="00D7734E"/>
    <w:rsid w:val="00D81193"/>
    <w:rsid w:val="00D90DDE"/>
    <w:rsid w:val="00D924AD"/>
    <w:rsid w:val="00D9272A"/>
    <w:rsid w:val="00DA0E04"/>
    <w:rsid w:val="00DA6DA8"/>
    <w:rsid w:val="00DB08D9"/>
    <w:rsid w:val="00DB5665"/>
    <w:rsid w:val="00DB77E3"/>
    <w:rsid w:val="00DE0ADE"/>
    <w:rsid w:val="00DE0B91"/>
    <w:rsid w:val="00DE147F"/>
    <w:rsid w:val="00DE441D"/>
    <w:rsid w:val="00DE7D6E"/>
    <w:rsid w:val="00DE7D74"/>
    <w:rsid w:val="00DF01DB"/>
    <w:rsid w:val="00DF45A6"/>
    <w:rsid w:val="00E068D4"/>
    <w:rsid w:val="00E07630"/>
    <w:rsid w:val="00E21675"/>
    <w:rsid w:val="00E23670"/>
    <w:rsid w:val="00E23EE2"/>
    <w:rsid w:val="00E278E2"/>
    <w:rsid w:val="00E31785"/>
    <w:rsid w:val="00E33D14"/>
    <w:rsid w:val="00E426A3"/>
    <w:rsid w:val="00E846C3"/>
    <w:rsid w:val="00E87D2A"/>
    <w:rsid w:val="00E917FD"/>
    <w:rsid w:val="00E939D7"/>
    <w:rsid w:val="00E979E7"/>
    <w:rsid w:val="00EA0FED"/>
    <w:rsid w:val="00EA4C18"/>
    <w:rsid w:val="00EA4EF5"/>
    <w:rsid w:val="00EB0283"/>
    <w:rsid w:val="00EB505A"/>
    <w:rsid w:val="00EB54DA"/>
    <w:rsid w:val="00EB673F"/>
    <w:rsid w:val="00EC3DBE"/>
    <w:rsid w:val="00EC6CFD"/>
    <w:rsid w:val="00EC74E1"/>
    <w:rsid w:val="00ED5A8B"/>
    <w:rsid w:val="00ED5BBB"/>
    <w:rsid w:val="00EE3816"/>
    <w:rsid w:val="00EE3E7B"/>
    <w:rsid w:val="00EE49CE"/>
    <w:rsid w:val="00F0543F"/>
    <w:rsid w:val="00F16289"/>
    <w:rsid w:val="00F274BA"/>
    <w:rsid w:val="00F351EB"/>
    <w:rsid w:val="00F53AA3"/>
    <w:rsid w:val="00F542B7"/>
    <w:rsid w:val="00F5500A"/>
    <w:rsid w:val="00F57905"/>
    <w:rsid w:val="00F66566"/>
    <w:rsid w:val="00F66DCF"/>
    <w:rsid w:val="00F74430"/>
    <w:rsid w:val="00F74B3F"/>
    <w:rsid w:val="00F81B8F"/>
    <w:rsid w:val="00F82ED7"/>
    <w:rsid w:val="00F9149F"/>
    <w:rsid w:val="00F9335E"/>
    <w:rsid w:val="00F96342"/>
    <w:rsid w:val="00FA1416"/>
    <w:rsid w:val="00FA7C23"/>
    <w:rsid w:val="00FB2357"/>
    <w:rsid w:val="00FB7CBC"/>
    <w:rsid w:val="00FC0DFB"/>
    <w:rsid w:val="00FC19A4"/>
    <w:rsid w:val="00FC2A42"/>
    <w:rsid w:val="00FC6104"/>
    <w:rsid w:val="00FC7FFA"/>
    <w:rsid w:val="00FD20CE"/>
    <w:rsid w:val="00FD2E2E"/>
    <w:rsid w:val="00FD40CC"/>
    <w:rsid w:val="00FD45B0"/>
    <w:rsid w:val="00FE3535"/>
    <w:rsid w:val="00FE4415"/>
    <w:rsid w:val="00FF7F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2B24"/>
  <w15:chartTrackingRefBased/>
  <w15:docId w15:val="{B9CD9D17-208C-4740-A866-CBDA4A81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A25"/>
  </w:style>
  <w:style w:type="paragraph" w:styleId="Ttulo1">
    <w:name w:val="heading 1"/>
    <w:basedOn w:val="Normal"/>
    <w:next w:val="Normal"/>
    <w:link w:val="Ttulo1Car"/>
    <w:uiPriority w:val="9"/>
    <w:qFormat/>
    <w:rsid w:val="00493F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74D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3F21"/>
    <w:pPr>
      <w:ind w:left="720"/>
      <w:contextualSpacing/>
    </w:pPr>
  </w:style>
  <w:style w:type="paragraph" w:styleId="Ttulo">
    <w:name w:val="Title"/>
    <w:basedOn w:val="Normal"/>
    <w:next w:val="Normal"/>
    <w:link w:val="TtuloCar"/>
    <w:uiPriority w:val="10"/>
    <w:qFormat/>
    <w:rsid w:val="00493F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F21"/>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493F2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93F21"/>
    <w:pPr>
      <w:outlineLvl w:val="9"/>
    </w:pPr>
    <w:rPr>
      <w:kern w:val="0"/>
      <w:lang w:eastAsia="es-ES"/>
      <w14:ligatures w14:val="none"/>
    </w:rPr>
  </w:style>
  <w:style w:type="paragraph" w:styleId="TDC1">
    <w:name w:val="toc 1"/>
    <w:basedOn w:val="Normal"/>
    <w:next w:val="Normal"/>
    <w:autoRedefine/>
    <w:uiPriority w:val="39"/>
    <w:unhideWhenUsed/>
    <w:rsid w:val="001873BA"/>
    <w:pPr>
      <w:tabs>
        <w:tab w:val="right" w:leader="dot" w:pos="8494"/>
      </w:tabs>
      <w:spacing w:after="100"/>
    </w:pPr>
  </w:style>
  <w:style w:type="character" w:styleId="Hipervnculo">
    <w:name w:val="Hyperlink"/>
    <w:basedOn w:val="Fuentedeprrafopredeter"/>
    <w:uiPriority w:val="99"/>
    <w:unhideWhenUsed/>
    <w:rsid w:val="00493F21"/>
    <w:rPr>
      <w:color w:val="0563C1" w:themeColor="hyperlink"/>
      <w:u w:val="single"/>
    </w:rPr>
  </w:style>
  <w:style w:type="paragraph" w:styleId="TDC2">
    <w:name w:val="toc 2"/>
    <w:basedOn w:val="Normal"/>
    <w:next w:val="Normal"/>
    <w:autoRedefine/>
    <w:uiPriority w:val="39"/>
    <w:unhideWhenUsed/>
    <w:rsid w:val="00830E0A"/>
    <w:pPr>
      <w:tabs>
        <w:tab w:val="right" w:leader="dot" w:pos="8494"/>
      </w:tabs>
      <w:spacing w:after="100"/>
      <w:ind w:left="22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493F21"/>
    <w:pPr>
      <w:spacing w:after="100"/>
      <w:ind w:left="440"/>
    </w:pPr>
    <w:rPr>
      <w:rFonts w:eastAsiaTheme="minorEastAsia" w:cs="Times New Roman"/>
      <w:kern w:val="0"/>
      <w:lang w:eastAsia="es-ES"/>
      <w14:ligatures w14:val="none"/>
    </w:rPr>
  </w:style>
  <w:style w:type="paragraph" w:styleId="Encabezado">
    <w:name w:val="header"/>
    <w:basedOn w:val="Normal"/>
    <w:link w:val="EncabezadoCar"/>
    <w:uiPriority w:val="99"/>
    <w:unhideWhenUsed/>
    <w:rsid w:val="00AB639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6398"/>
  </w:style>
  <w:style w:type="paragraph" w:styleId="Piedepgina">
    <w:name w:val="footer"/>
    <w:basedOn w:val="Normal"/>
    <w:link w:val="PiedepginaCar"/>
    <w:uiPriority w:val="99"/>
    <w:unhideWhenUsed/>
    <w:rsid w:val="00AB639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6398"/>
  </w:style>
  <w:style w:type="character" w:styleId="Mencinsinresolver">
    <w:name w:val="Unresolved Mention"/>
    <w:basedOn w:val="Fuentedeprrafopredeter"/>
    <w:uiPriority w:val="99"/>
    <w:semiHidden/>
    <w:unhideWhenUsed/>
    <w:rsid w:val="00AB6398"/>
    <w:rPr>
      <w:color w:val="605E5C"/>
      <w:shd w:val="clear" w:color="auto" w:fill="E1DFDD"/>
    </w:rPr>
  </w:style>
  <w:style w:type="paragraph" w:styleId="Descripcin">
    <w:name w:val="caption"/>
    <w:basedOn w:val="Normal"/>
    <w:next w:val="Normal"/>
    <w:uiPriority w:val="35"/>
    <w:unhideWhenUsed/>
    <w:qFormat/>
    <w:rsid w:val="006628F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E846C3"/>
    <w:pPr>
      <w:spacing w:after="0"/>
    </w:pPr>
  </w:style>
  <w:style w:type="character" w:styleId="Refdecomentario">
    <w:name w:val="annotation reference"/>
    <w:basedOn w:val="Fuentedeprrafopredeter"/>
    <w:uiPriority w:val="99"/>
    <w:semiHidden/>
    <w:unhideWhenUsed/>
    <w:rsid w:val="006C5E33"/>
    <w:rPr>
      <w:sz w:val="16"/>
      <w:szCs w:val="16"/>
    </w:rPr>
  </w:style>
  <w:style w:type="paragraph" w:styleId="Textocomentario">
    <w:name w:val="annotation text"/>
    <w:basedOn w:val="Normal"/>
    <w:link w:val="TextocomentarioCar"/>
    <w:uiPriority w:val="99"/>
    <w:semiHidden/>
    <w:unhideWhenUsed/>
    <w:rsid w:val="006C5E3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5E33"/>
    <w:rPr>
      <w:sz w:val="20"/>
      <w:szCs w:val="20"/>
    </w:rPr>
  </w:style>
  <w:style w:type="paragraph" w:styleId="Asuntodelcomentario">
    <w:name w:val="annotation subject"/>
    <w:basedOn w:val="Textocomentario"/>
    <w:next w:val="Textocomentario"/>
    <w:link w:val="AsuntodelcomentarioCar"/>
    <w:uiPriority w:val="99"/>
    <w:semiHidden/>
    <w:unhideWhenUsed/>
    <w:rsid w:val="006C5E33"/>
    <w:rPr>
      <w:b/>
      <w:bCs/>
    </w:rPr>
  </w:style>
  <w:style w:type="character" w:customStyle="1" w:styleId="AsuntodelcomentarioCar">
    <w:name w:val="Asunto del comentario Car"/>
    <w:basedOn w:val="TextocomentarioCar"/>
    <w:link w:val="Asuntodelcomentario"/>
    <w:uiPriority w:val="99"/>
    <w:semiHidden/>
    <w:rsid w:val="006C5E33"/>
    <w:rPr>
      <w:b/>
      <w:bCs/>
      <w:sz w:val="20"/>
      <w:szCs w:val="20"/>
    </w:rPr>
  </w:style>
  <w:style w:type="paragraph" w:styleId="Textodeglobo">
    <w:name w:val="Balloon Text"/>
    <w:basedOn w:val="Normal"/>
    <w:link w:val="TextodegloboCar"/>
    <w:uiPriority w:val="99"/>
    <w:semiHidden/>
    <w:unhideWhenUsed/>
    <w:rsid w:val="006C5E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E33"/>
    <w:rPr>
      <w:rFonts w:ascii="Segoe UI" w:hAnsi="Segoe UI" w:cs="Segoe UI"/>
      <w:sz w:val="18"/>
      <w:szCs w:val="18"/>
    </w:rPr>
  </w:style>
  <w:style w:type="paragraph" w:styleId="Revisin">
    <w:name w:val="Revision"/>
    <w:hidden/>
    <w:uiPriority w:val="99"/>
    <w:semiHidden/>
    <w:rsid w:val="00806283"/>
    <w:pPr>
      <w:spacing w:after="0" w:line="240" w:lineRule="auto"/>
    </w:pPr>
  </w:style>
  <w:style w:type="character" w:customStyle="1" w:styleId="Ttulo2Car">
    <w:name w:val="Título 2 Car"/>
    <w:basedOn w:val="Fuentedeprrafopredeter"/>
    <w:link w:val="Ttulo2"/>
    <w:uiPriority w:val="9"/>
    <w:rsid w:val="00D74D1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A84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2-nfasis1">
    <w:name w:val="List Table 2 Accent 1"/>
    <w:basedOn w:val="Tablanormal"/>
    <w:uiPriority w:val="47"/>
    <w:rsid w:val="00787A00"/>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C2A4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C2A42"/>
    <w:rPr>
      <w:sz w:val="20"/>
      <w:szCs w:val="20"/>
    </w:rPr>
  </w:style>
  <w:style w:type="character" w:styleId="Refdenotaalpie">
    <w:name w:val="footnote reference"/>
    <w:basedOn w:val="Fuentedeprrafopredeter"/>
    <w:uiPriority w:val="99"/>
    <w:semiHidden/>
    <w:unhideWhenUsed/>
    <w:rsid w:val="00FC2A42"/>
    <w:rPr>
      <w:vertAlign w:val="superscript"/>
    </w:rPr>
  </w:style>
  <w:style w:type="table" w:styleId="Tablaconcuadrcula1clara-nfasis1">
    <w:name w:val="Grid Table 1 Light Accent 1"/>
    <w:basedOn w:val="Tablanormal"/>
    <w:uiPriority w:val="46"/>
    <w:rsid w:val="008D658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815">
      <w:bodyDiv w:val="1"/>
      <w:marLeft w:val="0"/>
      <w:marRight w:val="0"/>
      <w:marTop w:val="0"/>
      <w:marBottom w:val="0"/>
      <w:divBdr>
        <w:top w:val="none" w:sz="0" w:space="0" w:color="auto"/>
        <w:left w:val="none" w:sz="0" w:space="0" w:color="auto"/>
        <w:bottom w:val="none" w:sz="0" w:space="0" w:color="auto"/>
        <w:right w:val="none" w:sz="0" w:space="0" w:color="auto"/>
      </w:divBdr>
      <w:divsChild>
        <w:div w:id="173039820">
          <w:marLeft w:val="0"/>
          <w:marRight w:val="0"/>
          <w:marTop w:val="0"/>
          <w:marBottom w:val="0"/>
          <w:divBdr>
            <w:top w:val="none" w:sz="0" w:space="0" w:color="auto"/>
            <w:left w:val="none" w:sz="0" w:space="0" w:color="auto"/>
            <w:bottom w:val="none" w:sz="0" w:space="0" w:color="auto"/>
            <w:right w:val="none" w:sz="0" w:space="0" w:color="auto"/>
          </w:divBdr>
          <w:divsChild>
            <w:div w:id="419374889">
              <w:marLeft w:val="0"/>
              <w:marRight w:val="0"/>
              <w:marTop w:val="0"/>
              <w:marBottom w:val="0"/>
              <w:divBdr>
                <w:top w:val="none" w:sz="0" w:space="0" w:color="auto"/>
                <w:left w:val="none" w:sz="0" w:space="0" w:color="auto"/>
                <w:bottom w:val="none" w:sz="0" w:space="0" w:color="auto"/>
                <w:right w:val="none" w:sz="0" w:space="0" w:color="auto"/>
              </w:divBdr>
            </w:div>
            <w:div w:id="1616523149">
              <w:marLeft w:val="0"/>
              <w:marRight w:val="0"/>
              <w:marTop w:val="0"/>
              <w:marBottom w:val="0"/>
              <w:divBdr>
                <w:top w:val="none" w:sz="0" w:space="0" w:color="auto"/>
                <w:left w:val="none" w:sz="0" w:space="0" w:color="auto"/>
                <w:bottom w:val="none" w:sz="0" w:space="0" w:color="auto"/>
                <w:right w:val="none" w:sz="0" w:space="0" w:color="auto"/>
              </w:divBdr>
            </w:div>
            <w:div w:id="1089548232">
              <w:marLeft w:val="0"/>
              <w:marRight w:val="0"/>
              <w:marTop w:val="0"/>
              <w:marBottom w:val="0"/>
              <w:divBdr>
                <w:top w:val="none" w:sz="0" w:space="0" w:color="auto"/>
                <w:left w:val="none" w:sz="0" w:space="0" w:color="auto"/>
                <w:bottom w:val="none" w:sz="0" w:space="0" w:color="auto"/>
                <w:right w:val="none" w:sz="0" w:space="0" w:color="auto"/>
              </w:divBdr>
            </w:div>
            <w:div w:id="766576964">
              <w:marLeft w:val="0"/>
              <w:marRight w:val="0"/>
              <w:marTop w:val="0"/>
              <w:marBottom w:val="0"/>
              <w:divBdr>
                <w:top w:val="none" w:sz="0" w:space="0" w:color="auto"/>
                <w:left w:val="none" w:sz="0" w:space="0" w:color="auto"/>
                <w:bottom w:val="none" w:sz="0" w:space="0" w:color="auto"/>
                <w:right w:val="none" w:sz="0" w:space="0" w:color="auto"/>
              </w:divBdr>
            </w:div>
            <w:div w:id="272833814">
              <w:marLeft w:val="0"/>
              <w:marRight w:val="0"/>
              <w:marTop w:val="0"/>
              <w:marBottom w:val="0"/>
              <w:divBdr>
                <w:top w:val="none" w:sz="0" w:space="0" w:color="auto"/>
                <w:left w:val="none" w:sz="0" w:space="0" w:color="auto"/>
                <w:bottom w:val="none" w:sz="0" w:space="0" w:color="auto"/>
                <w:right w:val="none" w:sz="0" w:space="0" w:color="auto"/>
              </w:divBdr>
            </w:div>
            <w:div w:id="1993831424">
              <w:marLeft w:val="0"/>
              <w:marRight w:val="0"/>
              <w:marTop w:val="0"/>
              <w:marBottom w:val="0"/>
              <w:divBdr>
                <w:top w:val="none" w:sz="0" w:space="0" w:color="auto"/>
                <w:left w:val="none" w:sz="0" w:space="0" w:color="auto"/>
                <w:bottom w:val="none" w:sz="0" w:space="0" w:color="auto"/>
                <w:right w:val="none" w:sz="0" w:space="0" w:color="auto"/>
              </w:divBdr>
            </w:div>
            <w:div w:id="1056899886">
              <w:marLeft w:val="0"/>
              <w:marRight w:val="0"/>
              <w:marTop w:val="0"/>
              <w:marBottom w:val="0"/>
              <w:divBdr>
                <w:top w:val="none" w:sz="0" w:space="0" w:color="auto"/>
                <w:left w:val="none" w:sz="0" w:space="0" w:color="auto"/>
                <w:bottom w:val="none" w:sz="0" w:space="0" w:color="auto"/>
                <w:right w:val="none" w:sz="0" w:space="0" w:color="auto"/>
              </w:divBdr>
            </w:div>
            <w:div w:id="1931043764">
              <w:marLeft w:val="0"/>
              <w:marRight w:val="0"/>
              <w:marTop w:val="0"/>
              <w:marBottom w:val="0"/>
              <w:divBdr>
                <w:top w:val="none" w:sz="0" w:space="0" w:color="auto"/>
                <w:left w:val="none" w:sz="0" w:space="0" w:color="auto"/>
                <w:bottom w:val="none" w:sz="0" w:space="0" w:color="auto"/>
                <w:right w:val="none" w:sz="0" w:space="0" w:color="auto"/>
              </w:divBdr>
            </w:div>
            <w:div w:id="404373753">
              <w:marLeft w:val="0"/>
              <w:marRight w:val="0"/>
              <w:marTop w:val="0"/>
              <w:marBottom w:val="0"/>
              <w:divBdr>
                <w:top w:val="none" w:sz="0" w:space="0" w:color="auto"/>
                <w:left w:val="none" w:sz="0" w:space="0" w:color="auto"/>
                <w:bottom w:val="none" w:sz="0" w:space="0" w:color="auto"/>
                <w:right w:val="none" w:sz="0" w:space="0" w:color="auto"/>
              </w:divBdr>
            </w:div>
            <w:div w:id="749692100">
              <w:marLeft w:val="0"/>
              <w:marRight w:val="0"/>
              <w:marTop w:val="0"/>
              <w:marBottom w:val="0"/>
              <w:divBdr>
                <w:top w:val="none" w:sz="0" w:space="0" w:color="auto"/>
                <w:left w:val="none" w:sz="0" w:space="0" w:color="auto"/>
                <w:bottom w:val="none" w:sz="0" w:space="0" w:color="auto"/>
                <w:right w:val="none" w:sz="0" w:space="0" w:color="auto"/>
              </w:divBdr>
            </w:div>
            <w:div w:id="1751808137">
              <w:marLeft w:val="0"/>
              <w:marRight w:val="0"/>
              <w:marTop w:val="0"/>
              <w:marBottom w:val="0"/>
              <w:divBdr>
                <w:top w:val="none" w:sz="0" w:space="0" w:color="auto"/>
                <w:left w:val="none" w:sz="0" w:space="0" w:color="auto"/>
                <w:bottom w:val="none" w:sz="0" w:space="0" w:color="auto"/>
                <w:right w:val="none" w:sz="0" w:space="0" w:color="auto"/>
              </w:divBdr>
            </w:div>
            <w:div w:id="1359237495">
              <w:marLeft w:val="0"/>
              <w:marRight w:val="0"/>
              <w:marTop w:val="0"/>
              <w:marBottom w:val="0"/>
              <w:divBdr>
                <w:top w:val="none" w:sz="0" w:space="0" w:color="auto"/>
                <w:left w:val="none" w:sz="0" w:space="0" w:color="auto"/>
                <w:bottom w:val="none" w:sz="0" w:space="0" w:color="auto"/>
                <w:right w:val="none" w:sz="0" w:space="0" w:color="auto"/>
              </w:divBdr>
            </w:div>
            <w:div w:id="1790128837">
              <w:marLeft w:val="0"/>
              <w:marRight w:val="0"/>
              <w:marTop w:val="0"/>
              <w:marBottom w:val="0"/>
              <w:divBdr>
                <w:top w:val="none" w:sz="0" w:space="0" w:color="auto"/>
                <w:left w:val="none" w:sz="0" w:space="0" w:color="auto"/>
                <w:bottom w:val="none" w:sz="0" w:space="0" w:color="auto"/>
                <w:right w:val="none" w:sz="0" w:space="0" w:color="auto"/>
              </w:divBdr>
            </w:div>
            <w:div w:id="12154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79194">
      <w:bodyDiv w:val="1"/>
      <w:marLeft w:val="0"/>
      <w:marRight w:val="0"/>
      <w:marTop w:val="0"/>
      <w:marBottom w:val="0"/>
      <w:divBdr>
        <w:top w:val="none" w:sz="0" w:space="0" w:color="auto"/>
        <w:left w:val="none" w:sz="0" w:space="0" w:color="auto"/>
        <w:bottom w:val="none" w:sz="0" w:space="0" w:color="auto"/>
        <w:right w:val="none" w:sz="0" w:space="0" w:color="auto"/>
      </w:divBdr>
      <w:divsChild>
        <w:div w:id="1262033716">
          <w:marLeft w:val="0"/>
          <w:marRight w:val="0"/>
          <w:marTop w:val="0"/>
          <w:marBottom w:val="0"/>
          <w:divBdr>
            <w:top w:val="none" w:sz="0" w:space="0" w:color="auto"/>
            <w:left w:val="none" w:sz="0" w:space="0" w:color="auto"/>
            <w:bottom w:val="none" w:sz="0" w:space="0" w:color="auto"/>
            <w:right w:val="none" w:sz="0" w:space="0" w:color="auto"/>
          </w:divBdr>
          <w:divsChild>
            <w:div w:id="430054195">
              <w:marLeft w:val="0"/>
              <w:marRight w:val="0"/>
              <w:marTop w:val="0"/>
              <w:marBottom w:val="0"/>
              <w:divBdr>
                <w:top w:val="none" w:sz="0" w:space="0" w:color="auto"/>
                <w:left w:val="none" w:sz="0" w:space="0" w:color="auto"/>
                <w:bottom w:val="none" w:sz="0" w:space="0" w:color="auto"/>
                <w:right w:val="none" w:sz="0" w:space="0" w:color="auto"/>
              </w:divBdr>
            </w:div>
            <w:div w:id="37781066">
              <w:marLeft w:val="0"/>
              <w:marRight w:val="0"/>
              <w:marTop w:val="0"/>
              <w:marBottom w:val="0"/>
              <w:divBdr>
                <w:top w:val="none" w:sz="0" w:space="0" w:color="auto"/>
                <w:left w:val="none" w:sz="0" w:space="0" w:color="auto"/>
                <w:bottom w:val="none" w:sz="0" w:space="0" w:color="auto"/>
                <w:right w:val="none" w:sz="0" w:space="0" w:color="auto"/>
              </w:divBdr>
            </w:div>
            <w:div w:id="456532229">
              <w:marLeft w:val="0"/>
              <w:marRight w:val="0"/>
              <w:marTop w:val="0"/>
              <w:marBottom w:val="0"/>
              <w:divBdr>
                <w:top w:val="none" w:sz="0" w:space="0" w:color="auto"/>
                <w:left w:val="none" w:sz="0" w:space="0" w:color="auto"/>
                <w:bottom w:val="none" w:sz="0" w:space="0" w:color="auto"/>
                <w:right w:val="none" w:sz="0" w:space="0" w:color="auto"/>
              </w:divBdr>
            </w:div>
            <w:div w:id="1122650920">
              <w:marLeft w:val="0"/>
              <w:marRight w:val="0"/>
              <w:marTop w:val="0"/>
              <w:marBottom w:val="0"/>
              <w:divBdr>
                <w:top w:val="none" w:sz="0" w:space="0" w:color="auto"/>
                <w:left w:val="none" w:sz="0" w:space="0" w:color="auto"/>
                <w:bottom w:val="none" w:sz="0" w:space="0" w:color="auto"/>
                <w:right w:val="none" w:sz="0" w:space="0" w:color="auto"/>
              </w:divBdr>
            </w:div>
            <w:div w:id="1523275014">
              <w:marLeft w:val="0"/>
              <w:marRight w:val="0"/>
              <w:marTop w:val="0"/>
              <w:marBottom w:val="0"/>
              <w:divBdr>
                <w:top w:val="none" w:sz="0" w:space="0" w:color="auto"/>
                <w:left w:val="none" w:sz="0" w:space="0" w:color="auto"/>
                <w:bottom w:val="none" w:sz="0" w:space="0" w:color="auto"/>
                <w:right w:val="none" w:sz="0" w:space="0" w:color="auto"/>
              </w:divBdr>
            </w:div>
            <w:div w:id="1683122148">
              <w:marLeft w:val="0"/>
              <w:marRight w:val="0"/>
              <w:marTop w:val="0"/>
              <w:marBottom w:val="0"/>
              <w:divBdr>
                <w:top w:val="none" w:sz="0" w:space="0" w:color="auto"/>
                <w:left w:val="none" w:sz="0" w:space="0" w:color="auto"/>
                <w:bottom w:val="none" w:sz="0" w:space="0" w:color="auto"/>
                <w:right w:val="none" w:sz="0" w:space="0" w:color="auto"/>
              </w:divBdr>
            </w:div>
            <w:div w:id="1118330089">
              <w:marLeft w:val="0"/>
              <w:marRight w:val="0"/>
              <w:marTop w:val="0"/>
              <w:marBottom w:val="0"/>
              <w:divBdr>
                <w:top w:val="none" w:sz="0" w:space="0" w:color="auto"/>
                <w:left w:val="none" w:sz="0" w:space="0" w:color="auto"/>
                <w:bottom w:val="none" w:sz="0" w:space="0" w:color="auto"/>
                <w:right w:val="none" w:sz="0" w:space="0" w:color="auto"/>
              </w:divBdr>
            </w:div>
            <w:div w:id="98573529">
              <w:marLeft w:val="0"/>
              <w:marRight w:val="0"/>
              <w:marTop w:val="0"/>
              <w:marBottom w:val="0"/>
              <w:divBdr>
                <w:top w:val="none" w:sz="0" w:space="0" w:color="auto"/>
                <w:left w:val="none" w:sz="0" w:space="0" w:color="auto"/>
                <w:bottom w:val="none" w:sz="0" w:space="0" w:color="auto"/>
                <w:right w:val="none" w:sz="0" w:space="0" w:color="auto"/>
              </w:divBdr>
            </w:div>
            <w:div w:id="10042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2238">
      <w:bodyDiv w:val="1"/>
      <w:marLeft w:val="0"/>
      <w:marRight w:val="0"/>
      <w:marTop w:val="0"/>
      <w:marBottom w:val="0"/>
      <w:divBdr>
        <w:top w:val="none" w:sz="0" w:space="0" w:color="auto"/>
        <w:left w:val="none" w:sz="0" w:space="0" w:color="auto"/>
        <w:bottom w:val="none" w:sz="0" w:space="0" w:color="auto"/>
        <w:right w:val="none" w:sz="0" w:space="0" w:color="auto"/>
      </w:divBdr>
      <w:divsChild>
        <w:div w:id="1838881895">
          <w:marLeft w:val="0"/>
          <w:marRight w:val="0"/>
          <w:marTop w:val="0"/>
          <w:marBottom w:val="0"/>
          <w:divBdr>
            <w:top w:val="none" w:sz="0" w:space="0" w:color="auto"/>
            <w:left w:val="none" w:sz="0" w:space="0" w:color="auto"/>
            <w:bottom w:val="none" w:sz="0" w:space="0" w:color="auto"/>
            <w:right w:val="none" w:sz="0" w:space="0" w:color="auto"/>
          </w:divBdr>
          <w:divsChild>
            <w:div w:id="1409574509">
              <w:marLeft w:val="0"/>
              <w:marRight w:val="0"/>
              <w:marTop w:val="0"/>
              <w:marBottom w:val="0"/>
              <w:divBdr>
                <w:top w:val="none" w:sz="0" w:space="0" w:color="auto"/>
                <w:left w:val="none" w:sz="0" w:space="0" w:color="auto"/>
                <w:bottom w:val="none" w:sz="0" w:space="0" w:color="auto"/>
                <w:right w:val="none" w:sz="0" w:space="0" w:color="auto"/>
              </w:divBdr>
            </w:div>
            <w:div w:id="2060859314">
              <w:marLeft w:val="0"/>
              <w:marRight w:val="0"/>
              <w:marTop w:val="0"/>
              <w:marBottom w:val="0"/>
              <w:divBdr>
                <w:top w:val="none" w:sz="0" w:space="0" w:color="auto"/>
                <w:left w:val="none" w:sz="0" w:space="0" w:color="auto"/>
                <w:bottom w:val="none" w:sz="0" w:space="0" w:color="auto"/>
                <w:right w:val="none" w:sz="0" w:space="0" w:color="auto"/>
              </w:divBdr>
            </w:div>
            <w:div w:id="957875322">
              <w:marLeft w:val="0"/>
              <w:marRight w:val="0"/>
              <w:marTop w:val="0"/>
              <w:marBottom w:val="0"/>
              <w:divBdr>
                <w:top w:val="none" w:sz="0" w:space="0" w:color="auto"/>
                <w:left w:val="none" w:sz="0" w:space="0" w:color="auto"/>
                <w:bottom w:val="none" w:sz="0" w:space="0" w:color="auto"/>
                <w:right w:val="none" w:sz="0" w:space="0" w:color="auto"/>
              </w:divBdr>
            </w:div>
            <w:div w:id="978533445">
              <w:marLeft w:val="0"/>
              <w:marRight w:val="0"/>
              <w:marTop w:val="0"/>
              <w:marBottom w:val="0"/>
              <w:divBdr>
                <w:top w:val="none" w:sz="0" w:space="0" w:color="auto"/>
                <w:left w:val="none" w:sz="0" w:space="0" w:color="auto"/>
                <w:bottom w:val="none" w:sz="0" w:space="0" w:color="auto"/>
                <w:right w:val="none" w:sz="0" w:space="0" w:color="auto"/>
              </w:divBdr>
            </w:div>
            <w:div w:id="1181319078">
              <w:marLeft w:val="0"/>
              <w:marRight w:val="0"/>
              <w:marTop w:val="0"/>
              <w:marBottom w:val="0"/>
              <w:divBdr>
                <w:top w:val="none" w:sz="0" w:space="0" w:color="auto"/>
                <w:left w:val="none" w:sz="0" w:space="0" w:color="auto"/>
                <w:bottom w:val="none" w:sz="0" w:space="0" w:color="auto"/>
                <w:right w:val="none" w:sz="0" w:space="0" w:color="auto"/>
              </w:divBdr>
            </w:div>
            <w:div w:id="1117334380">
              <w:marLeft w:val="0"/>
              <w:marRight w:val="0"/>
              <w:marTop w:val="0"/>
              <w:marBottom w:val="0"/>
              <w:divBdr>
                <w:top w:val="none" w:sz="0" w:space="0" w:color="auto"/>
                <w:left w:val="none" w:sz="0" w:space="0" w:color="auto"/>
                <w:bottom w:val="none" w:sz="0" w:space="0" w:color="auto"/>
                <w:right w:val="none" w:sz="0" w:space="0" w:color="auto"/>
              </w:divBdr>
            </w:div>
            <w:div w:id="1762141210">
              <w:marLeft w:val="0"/>
              <w:marRight w:val="0"/>
              <w:marTop w:val="0"/>
              <w:marBottom w:val="0"/>
              <w:divBdr>
                <w:top w:val="none" w:sz="0" w:space="0" w:color="auto"/>
                <w:left w:val="none" w:sz="0" w:space="0" w:color="auto"/>
                <w:bottom w:val="none" w:sz="0" w:space="0" w:color="auto"/>
                <w:right w:val="none" w:sz="0" w:space="0" w:color="auto"/>
              </w:divBdr>
            </w:div>
            <w:div w:id="161434374">
              <w:marLeft w:val="0"/>
              <w:marRight w:val="0"/>
              <w:marTop w:val="0"/>
              <w:marBottom w:val="0"/>
              <w:divBdr>
                <w:top w:val="none" w:sz="0" w:space="0" w:color="auto"/>
                <w:left w:val="none" w:sz="0" w:space="0" w:color="auto"/>
                <w:bottom w:val="none" w:sz="0" w:space="0" w:color="auto"/>
                <w:right w:val="none" w:sz="0" w:space="0" w:color="auto"/>
              </w:divBdr>
            </w:div>
            <w:div w:id="8295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79926">
      <w:bodyDiv w:val="1"/>
      <w:marLeft w:val="0"/>
      <w:marRight w:val="0"/>
      <w:marTop w:val="0"/>
      <w:marBottom w:val="0"/>
      <w:divBdr>
        <w:top w:val="none" w:sz="0" w:space="0" w:color="auto"/>
        <w:left w:val="none" w:sz="0" w:space="0" w:color="auto"/>
        <w:bottom w:val="none" w:sz="0" w:space="0" w:color="auto"/>
        <w:right w:val="none" w:sz="0" w:space="0" w:color="auto"/>
      </w:divBdr>
      <w:divsChild>
        <w:div w:id="2003191977">
          <w:marLeft w:val="0"/>
          <w:marRight w:val="0"/>
          <w:marTop w:val="0"/>
          <w:marBottom w:val="0"/>
          <w:divBdr>
            <w:top w:val="none" w:sz="0" w:space="0" w:color="auto"/>
            <w:left w:val="none" w:sz="0" w:space="0" w:color="auto"/>
            <w:bottom w:val="none" w:sz="0" w:space="0" w:color="auto"/>
            <w:right w:val="none" w:sz="0" w:space="0" w:color="auto"/>
          </w:divBdr>
          <w:divsChild>
            <w:div w:id="1008287945">
              <w:marLeft w:val="0"/>
              <w:marRight w:val="0"/>
              <w:marTop w:val="0"/>
              <w:marBottom w:val="0"/>
              <w:divBdr>
                <w:top w:val="none" w:sz="0" w:space="0" w:color="auto"/>
                <w:left w:val="none" w:sz="0" w:space="0" w:color="auto"/>
                <w:bottom w:val="none" w:sz="0" w:space="0" w:color="auto"/>
                <w:right w:val="none" w:sz="0" w:space="0" w:color="auto"/>
              </w:divBdr>
            </w:div>
            <w:div w:id="194082227">
              <w:marLeft w:val="0"/>
              <w:marRight w:val="0"/>
              <w:marTop w:val="0"/>
              <w:marBottom w:val="0"/>
              <w:divBdr>
                <w:top w:val="none" w:sz="0" w:space="0" w:color="auto"/>
                <w:left w:val="none" w:sz="0" w:space="0" w:color="auto"/>
                <w:bottom w:val="none" w:sz="0" w:space="0" w:color="auto"/>
                <w:right w:val="none" w:sz="0" w:space="0" w:color="auto"/>
              </w:divBdr>
            </w:div>
            <w:div w:id="51587853">
              <w:marLeft w:val="0"/>
              <w:marRight w:val="0"/>
              <w:marTop w:val="0"/>
              <w:marBottom w:val="0"/>
              <w:divBdr>
                <w:top w:val="none" w:sz="0" w:space="0" w:color="auto"/>
                <w:left w:val="none" w:sz="0" w:space="0" w:color="auto"/>
                <w:bottom w:val="none" w:sz="0" w:space="0" w:color="auto"/>
                <w:right w:val="none" w:sz="0" w:space="0" w:color="auto"/>
              </w:divBdr>
            </w:div>
            <w:div w:id="541210834">
              <w:marLeft w:val="0"/>
              <w:marRight w:val="0"/>
              <w:marTop w:val="0"/>
              <w:marBottom w:val="0"/>
              <w:divBdr>
                <w:top w:val="none" w:sz="0" w:space="0" w:color="auto"/>
                <w:left w:val="none" w:sz="0" w:space="0" w:color="auto"/>
                <w:bottom w:val="none" w:sz="0" w:space="0" w:color="auto"/>
                <w:right w:val="none" w:sz="0" w:space="0" w:color="auto"/>
              </w:divBdr>
            </w:div>
            <w:div w:id="1965698126">
              <w:marLeft w:val="0"/>
              <w:marRight w:val="0"/>
              <w:marTop w:val="0"/>
              <w:marBottom w:val="0"/>
              <w:divBdr>
                <w:top w:val="none" w:sz="0" w:space="0" w:color="auto"/>
                <w:left w:val="none" w:sz="0" w:space="0" w:color="auto"/>
                <w:bottom w:val="none" w:sz="0" w:space="0" w:color="auto"/>
                <w:right w:val="none" w:sz="0" w:space="0" w:color="auto"/>
              </w:divBdr>
            </w:div>
            <w:div w:id="1281572167">
              <w:marLeft w:val="0"/>
              <w:marRight w:val="0"/>
              <w:marTop w:val="0"/>
              <w:marBottom w:val="0"/>
              <w:divBdr>
                <w:top w:val="none" w:sz="0" w:space="0" w:color="auto"/>
                <w:left w:val="none" w:sz="0" w:space="0" w:color="auto"/>
                <w:bottom w:val="none" w:sz="0" w:space="0" w:color="auto"/>
                <w:right w:val="none" w:sz="0" w:space="0" w:color="auto"/>
              </w:divBdr>
            </w:div>
            <w:div w:id="1849979578">
              <w:marLeft w:val="0"/>
              <w:marRight w:val="0"/>
              <w:marTop w:val="0"/>
              <w:marBottom w:val="0"/>
              <w:divBdr>
                <w:top w:val="none" w:sz="0" w:space="0" w:color="auto"/>
                <w:left w:val="none" w:sz="0" w:space="0" w:color="auto"/>
                <w:bottom w:val="none" w:sz="0" w:space="0" w:color="auto"/>
                <w:right w:val="none" w:sz="0" w:space="0" w:color="auto"/>
              </w:divBdr>
            </w:div>
            <w:div w:id="2089182791">
              <w:marLeft w:val="0"/>
              <w:marRight w:val="0"/>
              <w:marTop w:val="0"/>
              <w:marBottom w:val="0"/>
              <w:divBdr>
                <w:top w:val="none" w:sz="0" w:space="0" w:color="auto"/>
                <w:left w:val="none" w:sz="0" w:space="0" w:color="auto"/>
                <w:bottom w:val="none" w:sz="0" w:space="0" w:color="auto"/>
                <w:right w:val="none" w:sz="0" w:space="0" w:color="auto"/>
              </w:divBdr>
            </w:div>
            <w:div w:id="1182090676">
              <w:marLeft w:val="0"/>
              <w:marRight w:val="0"/>
              <w:marTop w:val="0"/>
              <w:marBottom w:val="0"/>
              <w:divBdr>
                <w:top w:val="none" w:sz="0" w:space="0" w:color="auto"/>
                <w:left w:val="none" w:sz="0" w:space="0" w:color="auto"/>
                <w:bottom w:val="none" w:sz="0" w:space="0" w:color="auto"/>
                <w:right w:val="none" w:sz="0" w:space="0" w:color="auto"/>
              </w:divBdr>
            </w:div>
            <w:div w:id="479469307">
              <w:marLeft w:val="0"/>
              <w:marRight w:val="0"/>
              <w:marTop w:val="0"/>
              <w:marBottom w:val="0"/>
              <w:divBdr>
                <w:top w:val="none" w:sz="0" w:space="0" w:color="auto"/>
                <w:left w:val="none" w:sz="0" w:space="0" w:color="auto"/>
                <w:bottom w:val="none" w:sz="0" w:space="0" w:color="auto"/>
                <w:right w:val="none" w:sz="0" w:space="0" w:color="auto"/>
              </w:divBdr>
            </w:div>
            <w:div w:id="24137651">
              <w:marLeft w:val="0"/>
              <w:marRight w:val="0"/>
              <w:marTop w:val="0"/>
              <w:marBottom w:val="0"/>
              <w:divBdr>
                <w:top w:val="none" w:sz="0" w:space="0" w:color="auto"/>
                <w:left w:val="none" w:sz="0" w:space="0" w:color="auto"/>
                <w:bottom w:val="none" w:sz="0" w:space="0" w:color="auto"/>
                <w:right w:val="none" w:sz="0" w:space="0" w:color="auto"/>
              </w:divBdr>
            </w:div>
            <w:div w:id="540287328">
              <w:marLeft w:val="0"/>
              <w:marRight w:val="0"/>
              <w:marTop w:val="0"/>
              <w:marBottom w:val="0"/>
              <w:divBdr>
                <w:top w:val="none" w:sz="0" w:space="0" w:color="auto"/>
                <w:left w:val="none" w:sz="0" w:space="0" w:color="auto"/>
                <w:bottom w:val="none" w:sz="0" w:space="0" w:color="auto"/>
                <w:right w:val="none" w:sz="0" w:space="0" w:color="auto"/>
              </w:divBdr>
            </w:div>
            <w:div w:id="1931235239">
              <w:marLeft w:val="0"/>
              <w:marRight w:val="0"/>
              <w:marTop w:val="0"/>
              <w:marBottom w:val="0"/>
              <w:divBdr>
                <w:top w:val="none" w:sz="0" w:space="0" w:color="auto"/>
                <w:left w:val="none" w:sz="0" w:space="0" w:color="auto"/>
                <w:bottom w:val="none" w:sz="0" w:space="0" w:color="auto"/>
                <w:right w:val="none" w:sz="0" w:space="0" w:color="auto"/>
              </w:divBdr>
            </w:div>
            <w:div w:id="1762797689">
              <w:marLeft w:val="0"/>
              <w:marRight w:val="0"/>
              <w:marTop w:val="0"/>
              <w:marBottom w:val="0"/>
              <w:divBdr>
                <w:top w:val="none" w:sz="0" w:space="0" w:color="auto"/>
                <w:left w:val="none" w:sz="0" w:space="0" w:color="auto"/>
                <w:bottom w:val="none" w:sz="0" w:space="0" w:color="auto"/>
                <w:right w:val="none" w:sz="0" w:space="0" w:color="auto"/>
              </w:divBdr>
            </w:div>
            <w:div w:id="1320573576">
              <w:marLeft w:val="0"/>
              <w:marRight w:val="0"/>
              <w:marTop w:val="0"/>
              <w:marBottom w:val="0"/>
              <w:divBdr>
                <w:top w:val="none" w:sz="0" w:space="0" w:color="auto"/>
                <w:left w:val="none" w:sz="0" w:space="0" w:color="auto"/>
                <w:bottom w:val="none" w:sz="0" w:space="0" w:color="auto"/>
                <w:right w:val="none" w:sz="0" w:space="0" w:color="auto"/>
              </w:divBdr>
            </w:div>
            <w:div w:id="714701223">
              <w:marLeft w:val="0"/>
              <w:marRight w:val="0"/>
              <w:marTop w:val="0"/>
              <w:marBottom w:val="0"/>
              <w:divBdr>
                <w:top w:val="none" w:sz="0" w:space="0" w:color="auto"/>
                <w:left w:val="none" w:sz="0" w:space="0" w:color="auto"/>
                <w:bottom w:val="none" w:sz="0" w:space="0" w:color="auto"/>
                <w:right w:val="none" w:sz="0" w:space="0" w:color="auto"/>
              </w:divBdr>
            </w:div>
            <w:div w:id="883565165">
              <w:marLeft w:val="0"/>
              <w:marRight w:val="0"/>
              <w:marTop w:val="0"/>
              <w:marBottom w:val="0"/>
              <w:divBdr>
                <w:top w:val="none" w:sz="0" w:space="0" w:color="auto"/>
                <w:left w:val="none" w:sz="0" w:space="0" w:color="auto"/>
                <w:bottom w:val="none" w:sz="0" w:space="0" w:color="auto"/>
                <w:right w:val="none" w:sz="0" w:space="0" w:color="auto"/>
              </w:divBdr>
            </w:div>
            <w:div w:id="1259216119">
              <w:marLeft w:val="0"/>
              <w:marRight w:val="0"/>
              <w:marTop w:val="0"/>
              <w:marBottom w:val="0"/>
              <w:divBdr>
                <w:top w:val="none" w:sz="0" w:space="0" w:color="auto"/>
                <w:left w:val="none" w:sz="0" w:space="0" w:color="auto"/>
                <w:bottom w:val="none" w:sz="0" w:space="0" w:color="auto"/>
                <w:right w:val="none" w:sz="0" w:space="0" w:color="auto"/>
              </w:divBdr>
            </w:div>
            <w:div w:id="1320503683">
              <w:marLeft w:val="0"/>
              <w:marRight w:val="0"/>
              <w:marTop w:val="0"/>
              <w:marBottom w:val="0"/>
              <w:divBdr>
                <w:top w:val="none" w:sz="0" w:space="0" w:color="auto"/>
                <w:left w:val="none" w:sz="0" w:space="0" w:color="auto"/>
                <w:bottom w:val="none" w:sz="0" w:space="0" w:color="auto"/>
                <w:right w:val="none" w:sz="0" w:space="0" w:color="auto"/>
              </w:divBdr>
            </w:div>
            <w:div w:id="1140654509">
              <w:marLeft w:val="0"/>
              <w:marRight w:val="0"/>
              <w:marTop w:val="0"/>
              <w:marBottom w:val="0"/>
              <w:divBdr>
                <w:top w:val="none" w:sz="0" w:space="0" w:color="auto"/>
                <w:left w:val="none" w:sz="0" w:space="0" w:color="auto"/>
                <w:bottom w:val="none" w:sz="0" w:space="0" w:color="auto"/>
                <w:right w:val="none" w:sz="0" w:space="0" w:color="auto"/>
              </w:divBdr>
            </w:div>
            <w:div w:id="1672029704">
              <w:marLeft w:val="0"/>
              <w:marRight w:val="0"/>
              <w:marTop w:val="0"/>
              <w:marBottom w:val="0"/>
              <w:divBdr>
                <w:top w:val="none" w:sz="0" w:space="0" w:color="auto"/>
                <w:left w:val="none" w:sz="0" w:space="0" w:color="auto"/>
                <w:bottom w:val="none" w:sz="0" w:space="0" w:color="auto"/>
                <w:right w:val="none" w:sz="0" w:space="0" w:color="auto"/>
              </w:divBdr>
            </w:div>
            <w:div w:id="451436652">
              <w:marLeft w:val="0"/>
              <w:marRight w:val="0"/>
              <w:marTop w:val="0"/>
              <w:marBottom w:val="0"/>
              <w:divBdr>
                <w:top w:val="none" w:sz="0" w:space="0" w:color="auto"/>
                <w:left w:val="none" w:sz="0" w:space="0" w:color="auto"/>
                <w:bottom w:val="none" w:sz="0" w:space="0" w:color="auto"/>
                <w:right w:val="none" w:sz="0" w:space="0" w:color="auto"/>
              </w:divBdr>
            </w:div>
            <w:div w:id="1177037967">
              <w:marLeft w:val="0"/>
              <w:marRight w:val="0"/>
              <w:marTop w:val="0"/>
              <w:marBottom w:val="0"/>
              <w:divBdr>
                <w:top w:val="none" w:sz="0" w:space="0" w:color="auto"/>
                <w:left w:val="none" w:sz="0" w:space="0" w:color="auto"/>
                <w:bottom w:val="none" w:sz="0" w:space="0" w:color="auto"/>
                <w:right w:val="none" w:sz="0" w:space="0" w:color="auto"/>
              </w:divBdr>
            </w:div>
            <w:div w:id="227156505">
              <w:marLeft w:val="0"/>
              <w:marRight w:val="0"/>
              <w:marTop w:val="0"/>
              <w:marBottom w:val="0"/>
              <w:divBdr>
                <w:top w:val="none" w:sz="0" w:space="0" w:color="auto"/>
                <w:left w:val="none" w:sz="0" w:space="0" w:color="auto"/>
                <w:bottom w:val="none" w:sz="0" w:space="0" w:color="auto"/>
                <w:right w:val="none" w:sz="0" w:space="0" w:color="auto"/>
              </w:divBdr>
            </w:div>
            <w:div w:id="971978676">
              <w:marLeft w:val="0"/>
              <w:marRight w:val="0"/>
              <w:marTop w:val="0"/>
              <w:marBottom w:val="0"/>
              <w:divBdr>
                <w:top w:val="none" w:sz="0" w:space="0" w:color="auto"/>
                <w:left w:val="none" w:sz="0" w:space="0" w:color="auto"/>
                <w:bottom w:val="none" w:sz="0" w:space="0" w:color="auto"/>
                <w:right w:val="none" w:sz="0" w:space="0" w:color="auto"/>
              </w:divBdr>
            </w:div>
            <w:div w:id="408816271">
              <w:marLeft w:val="0"/>
              <w:marRight w:val="0"/>
              <w:marTop w:val="0"/>
              <w:marBottom w:val="0"/>
              <w:divBdr>
                <w:top w:val="none" w:sz="0" w:space="0" w:color="auto"/>
                <w:left w:val="none" w:sz="0" w:space="0" w:color="auto"/>
                <w:bottom w:val="none" w:sz="0" w:space="0" w:color="auto"/>
                <w:right w:val="none" w:sz="0" w:space="0" w:color="auto"/>
              </w:divBdr>
            </w:div>
            <w:div w:id="536478771">
              <w:marLeft w:val="0"/>
              <w:marRight w:val="0"/>
              <w:marTop w:val="0"/>
              <w:marBottom w:val="0"/>
              <w:divBdr>
                <w:top w:val="none" w:sz="0" w:space="0" w:color="auto"/>
                <w:left w:val="none" w:sz="0" w:space="0" w:color="auto"/>
                <w:bottom w:val="none" w:sz="0" w:space="0" w:color="auto"/>
                <w:right w:val="none" w:sz="0" w:space="0" w:color="auto"/>
              </w:divBdr>
            </w:div>
            <w:div w:id="538594998">
              <w:marLeft w:val="0"/>
              <w:marRight w:val="0"/>
              <w:marTop w:val="0"/>
              <w:marBottom w:val="0"/>
              <w:divBdr>
                <w:top w:val="none" w:sz="0" w:space="0" w:color="auto"/>
                <w:left w:val="none" w:sz="0" w:space="0" w:color="auto"/>
                <w:bottom w:val="none" w:sz="0" w:space="0" w:color="auto"/>
                <w:right w:val="none" w:sz="0" w:space="0" w:color="auto"/>
              </w:divBdr>
            </w:div>
            <w:div w:id="1148328392">
              <w:marLeft w:val="0"/>
              <w:marRight w:val="0"/>
              <w:marTop w:val="0"/>
              <w:marBottom w:val="0"/>
              <w:divBdr>
                <w:top w:val="none" w:sz="0" w:space="0" w:color="auto"/>
                <w:left w:val="none" w:sz="0" w:space="0" w:color="auto"/>
                <w:bottom w:val="none" w:sz="0" w:space="0" w:color="auto"/>
                <w:right w:val="none" w:sz="0" w:space="0" w:color="auto"/>
              </w:divBdr>
            </w:div>
            <w:div w:id="236332620">
              <w:marLeft w:val="0"/>
              <w:marRight w:val="0"/>
              <w:marTop w:val="0"/>
              <w:marBottom w:val="0"/>
              <w:divBdr>
                <w:top w:val="none" w:sz="0" w:space="0" w:color="auto"/>
                <w:left w:val="none" w:sz="0" w:space="0" w:color="auto"/>
                <w:bottom w:val="none" w:sz="0" w:space="0" w:color="auto"/>
                <w:right w:val="none" w:sz="0" w:space="0" w:color="auto"/>
              </w:divBdr>
            </w:div>
            <w:div w:id="1231379355">
              <w:marLeft w:val="0"/>
              <w:marRight w:val="0"/>
              <w:marTop w:val="0"/>
              <w:marBottom w:val="0"/>
              <w:divBdr>
                <w:top w:val="none" w:sz="0" w:space="0" w:color="auto"/>
                <w:left w:val="none" w:sz="0" w:space="0" w:color="auto"/>
                <w:bottom w:val="none" w:sz="0" w:space="0" w:color="auto"/>
                <w:right w:val="none" w:sz="0" w:space="0" w:color="auto"/>
              </w:divBdr>
            </w:div>
            <w:div w:id="21189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0462">
      <w:bodyDiv w:val="1"/>
      <w:marLeft w:val="0"/>
      <w:marRight w:val="0"/>
      <w:marTop w:val="0"/>
      <w:marBottom w:val="0"/>
      <w:divBdr>
        <w:top w:val="none" w:sz="0" w:space="0" w:color="auto"/>
        <w:left w:val="none" w:sz="0" w:space="0" w:color="auto"/>
        <w:bottom w:val="none" w:sz="0" w:space="0" w:color="auto"/>
        <w:right w:val="none" w:sz="0" w:space="0" w:color="auto"/>
      </w:divBdr>
      <w:divsChild>
        <w:div w:id="1724790249">
          <w:marLeft w:val="0"/>
          <w:marRight w:val="0"/>
          <w:marTop w:val="0"/>
          <w:marBottom w:val="0"/>
          <w:divBdr>
            <w:top w:val="none" w:sz="0" w:space="0" w:color="auto"/>
            <w:left w:val="none" w:sz="0" w:space="0" w:color="auto"/>
            <w:bottom w:val="none" w:sz="0" w:space="0" w:color="auto"/>
            <w:right w:val="none" w:sz="0" w:space="0" w:color="auto"/>
          </w:divBdr>
          <w:divsChild>
            <w:div w:id="288821124">
              <w:marLeft w:val="0"/>
              <w:marRight w:val="0"/>
              <w:marTop w:val="0"/>
              <w:marBottom w:val="0"/>
              <w:divBdr>
                <w:top w:val="none" w:sz="0" w:space="0" w:color="auto"/>
                <w:left w:val="none" w:sz="0" w:space="0" w:color="auto"/>
                <w:bottom w:val="none" w:sz="0" w:space="0" w:color="auto"/>
                <w:right w:val="none" w:sz="0" w:space="0" w:color="auto"/>
              </w:divBdr>
            </w:div>
            <w:div w:id="1501461303">
              <w:marLeft w:val="0"/>
              <w:marRight w:val="0"/>
              <w:marTop w:val="0"/>
              <w:marBottom w:val="0"/>
              <w:divBdr>
                <w:top w:val="none" w:sz="0" w:space="0" w:color="auto"/>
                <w:left w:val="none" w:sz="0" w:space="0" w:color="auto"/>
                <w:bottom w:val="none" w:sz="0" w:space="0" w:color="auto"/>
                <w:right w:val="none" w:sz="0" w:space="0" w:color="auto"/>
              </w:divBdr>
            </w:div>
            <w:div w:id="737628158">
              <w:marLeft w:val="0"/>
              <w:marRight w:val="0"/>
              <w:marTop w:val="0"/>
              <w:marBottom w:val="0"/>
              <w:divBdr>
                <w:top w:val="none" w:sz="0" w:space="0" w:color="auto"/>
                <w:left w:val="none" w:sz="0" w:space="0" w:color="auto"/>
                <w:bottom w:val="none" w:sz="0" w:space="0" w:color="auto"/>
                <w:right w:val="none" w:sz="0" w:space="0" w:color="auto"/>
              </w:divBdr>
            </w:div>
            <w:div w:id="1976836828">
              <w:marLeft w:val="0"/>
              <w:marRight w:val="0"/>
              <w:marTop w:val="0"/>
              <w:marBottom w:val="0"/>
              <w:divBdr>
                <w:top w:val="none" w:sz="0" w:space="0" w:color="auto"/>
                <w:left w:val="none" w:sz="0" w:space="0" w:color="auto"/>
                <w:bottom w:val="none" w:sz="0" w:space="0" w:color="auto"/>
                <w:right w:val="none" w:sz="0" w:space="0" w:color="auto"/>
              </w:divBdr>
            </w:div>
            <w:div w:id="1644121770">
              <w:marLeft w:val="0"/>
              <w:marRight w:val="0"/>
              <w:marTop w:val="0"/>
              <w:marBottom w:val="0"/>
              <w:divBdr>
                <w:top w:val="none" w:sz="0" w:space="0" w:color="auto"/>
                <w:left w:val="none" w:sz="0" w:space="0" w:color="auto"/>
                <w:bottom w:val="none" w:sz="0" w:space="0" w:color="auto"/>
                <w:right w:val="none" w:sz="0" w:space="0" w:color="auto"/>
              </w:divBdr>
            </w:div>
            <w:div w:id="1651207784">
              <w:marLeft w:val="0"/>
              <w:marRight w:val="0"/>
              <w:marTop w:val="0"/>
              <w:marBottom w:val="0"/>
              <w:divBdr>
                <w:top w:val="none" w:sz="0" w:space="0" w:color="auto"/>
                <w:left w:val="none" w:sz="0" w:space="0" w:color="auto"/>
                <w:bottom w:val="none" w:sz="0" w:space="0" w:color="auto"/>
                <w:right w:val="none" w:sz="0" w:space="0" w:color="auto"/>
              </w:divBdr>
            </w:div>
            <w:div w:id="1050108695">
              <w:marLeft w:val="0"/>
              <w:marRight w:val="0"/>
              <w:marTop w:val="0"/>
              <w:marBottom w:val="0"/>
              <w:divBdr>
                <w:top w:val="none" w:sz="0" w:space="0" w:color="auto"/>
                <w:left w:val="none" w:sz="0" w:space="0" w:color="auto"/>
                <w:bottom w:val="none" w:sz="0" w:space="0" w:color="auto"/>
                <w:right w:val="none" w:sz="0" w:space="0" w:color="auto"/>
              </w:divBdr>
            </w:div>
            <w:div w:id="149054533">
              <w:marLeft w:val="0"/>
              <w:marRight w:val="0"/>
              <w:marTop w:val="0"/>
              <w:marBottom w:val="0"/>
              <w:divBdr>
                <w:top w:val="none" w:sz="0" w:space="0" w:color="auto"/>
                <w:left w:val="none" w:sz="0" w:space="0" w:color="auto"/>
                <w:bottom w:val="none" w:sz="0" w:space="0" w:color="auto"/>
                <w:right w:val="none" w:sz="0" w:space="0" w:color="auto"/>
              </w:divBdr>
            </w:div>
            <w:div w:id="1245184356">
              <w:marLeft w:val="0"/>
              <w:marRight w:val="0"/>
              <w:marTop w:val="0"/>
              <w:marBottom w:val="0"/>
              <w:divBdr>
                <w:top w:val="none" w:sz="0" w:space="0" w:color="auto"/>
                <w:left w:val="none" w:sz="0" w:space="0" w:color="auto"/>
                <w:bottom w:val="none" w:sz="0" w:space="0" w:color="auto"/>
                <w:right w:val="none" w:sz="0" w:space="0" w:color="auto"/>
              </w:divBdr>
            </w:div>
            <w:div w:id="1471938570">
              <w:marLeft w:val="0"/>
              <w:marRight w:val="0"/>
              <w:marTop w:val="0"/>
              <w:marBottom w:val="0"/>
              <w:divBdr>
                <w:top w:val="none" w:sz="0" w:space="0" w:color="auto"/>
                <w:left w:val="none" w:sz="0" w:space="0" w:color="auto"/>
                <w:bottom w:val="none" w:sz="0" w:space="0" w:color="auto"/>
                <w:right w:val="none" w:sz="0" w:space="0" w:color="auto"/>
              </w:divBdr>
            </w:div>
            <w:div w:id="2032486065">
              <w:marLeft w:val="0"/>
              <w:marRight w:val="0"/>
              <w:marTop w:val="0"/>
              <w:marBottom w:val="0"/>
              <w:divBdr>
                <w:top w:val="none" w:sz="0" w:space="0" w:color="auto"/>
                <w:left w:val="none" w:sz="0" w:space="0" w:color="auto"/>
                <w:bottom w:val="none" w:sz="0" w:space="0" w:color="auto"/>
                <w:right w:val="none" w:sz="0" w:space="0" w:color="auto"/>
              </w:divBdr>
            </w:div>
            <w:div w:id="138575161">
              <w:marLeft w:val="0"/>
              <w:marRight w:val="0"/>
              <w:marTop w:val="0"/>
              <w:marBottom w:val="0"/>
              <w:divBdr>
                <w:top w:val="none" w:sz="0" w:space="0" w:color="auto"/>
                <w:left w:val="none" w:sz="0" w:space="0" w:color="auto"/>
                <w:bottom w:val="none" w:sz="0" w:space="0" w:color="auto"/>
                <w:right w:val="none" w:sz="0" w:space="0" w:color="auto"/>
              </w:divBdr>
            </w:div>
            <w:div w:id="583341748">
              <w:marLeft w:val="0"/>
              <w:marRight w:val="0"/>
              <w:marTop w:val="0"/>
              <w:marBottom w:val="0"/>
              <w:divBdr>
                <w:top w:val="none" w:sz="0" w:space="0" w:color="auto"/>
                <w:left w:val="none" w:sz="0" w:space="0" w:color="auto"/>
                <w:bottom w:val="none" w:sz="0" w:space="0" w:color="auto"/>
                <w:right w:val="none" w:sz="0" w:space="0" w:color="auto"/>
              </w:divBdr>
            </w:div>
            <w:div w:id="2022779876">
              <w:marLeft w:val="0"/>
              <w:marRight w:val="0"/>
              <w:marTop w:val="0"/>
              <w:marBottom w:val="0"/>
              <w:divBdr>
                <w:top w:val="none" w:sz="0" w:space="0" w:color="auto"/>
                <w:left w:val="none" w:sz="0" w:space="0" w:color="auto"/>
                <w:bottom w:val="none" w:sz="0" w:space="0" w:color="auto"/>
                <w:right w:val="none" w:sz="0" w:space="0" w:color="auto"/>
              </w:divBdr>
            </w:div>
            <w:div w:id="1810857211">
              <w:marLeft w:val="0"/>
              <w:marRight w:val="0"/>
              <w:marTop w:val="0"/>
              <w:marBottom w:val="0"/>
              <w:divBdr>
                <w:top w:val="none" w:sz="0" w:space="0" w:color="auto"/>
                <w:left w:val="none" w:sz="0" w:space="0" w:color="auto"/>
                <w:bottom w:val="none" w:sz="0" w:space="0" w:color="auto"/>
                <w:right w:val="none" w:sz="0" w:space="0" w:color="auto"/>
              </w:divBdr>
            </w:div>
            <w:div w:id="1280532989">
              <w:marLeft w:val="0"/>
              <w:marRight w:val="0"/>
              <w:marTop w:val="0"/>
              <w:marBottom w:val="0"/>
              <w:divBdr>
                <w:top w:val="none" w:sz="0" w:space="0" w:color="auto"/>
                <w:left w:val="none" w:sz="0" w:space="0" w:color="auto"/>
                <w:bottom w:val="none" w:sz="0" w:space="0" w:color="auto"/>
                <w:right w:val="none" w:sz="0" w:space="0" w:color="auto"/>
              </w:divBdr>
            </w:div>
            <w:div w:id="1062873549">
              <w:marLeft w:val="0"/>
              <w:marRight w:val="0"/>
              <w:marTop w:val="0"/>
              <w:marBottom w:val="0"/>
              <w:divBdr>
                <w:top w:val="none" w:sz="0" w:space="0" w:color="auto"/>
                <w:left w:val="none" w:sz="0" w:space="0" w:color="auto"/>
                <w:bottom w:val="none" w:sz="0" w:space="0" w:color="auto"/>
                <w:right w:val="none" w:sz="0" w:space="0" w:color="auto"/>
              </w:divBdr>
            </w:div>
            <w:div w:id="1003434197">
              <w:marLeft w:val="0"/>
              <w:marRight w:val="0"/>
              <w:marTop w:val="0"/>
              <w:marBottom w:val="0"/>
              <w:divBdr>
                <w:top w:val="none" w:sz="0" w:space="0" w:color="auto"/>
                <w:left w:val="none" w:sz="0" w:space="0" w:color="auto"/>
                <w:bottom w:val="none" w:sz="0" w:space="0" w:color="auto"/>
                <w:right w:val="none" w:sz="0" w:space="0" w:color="auto"/>
              </w:divBdr>
            </w:div>
            <w:div w:id="1932087037">
              <w:marLeft w:val="0"/>
              <w:marRight w:val="0"/>
              <w:marTop w:val="0"/>
              <w:marBottom w:val="0"/>
              <w:divBdr>
                <w:top w:val="none" w:sz="0" w:space="0" w:color="auto"/>
                <w:left w:val="none" w:sz="0" w:space="0" w:color="auto"/>
                <w:bottom w:val="none" w:sz="0" w:space="0" w:color="auto"/>
                <w:right w:val="none" w:sz="0" w:space="0" w:color="auto"/>
              </w:divBdr>
            </w:div>
            <w:div w:id="1625575096">
              <w:marLeft w:val="0"/>
              <w:marRight w:val="0"/>
              <w:marTop w:val="0"/>
              <w:marBottom w:val="0"/>
              <w:divBdr>
                <w:top w:val="none" w:sz="0" w:space="0" w:color="auto"/>
                <w:left w:val="none" w:sz="0" w:space="0" w:color="auto"/>
                <w:bottom w:val="none" w:sz="0" w:space="0" w:color="auto"/>
                <w:right w:val="none" w:sz="0" w:space="0" w:color="auto"/>
              </w:divBdr>
            </w:div>
            <w:div w:id="364258532">
              <w:marLeft w:val="0"/>
              <w:marRight w:val="0"/>
              <w:marTop w:val="0"/>
              <w:marBottom w:val="0"/>
              <w:divBdr>
                <w:top w:val="none" w:sz="0" w:space="0" w:color="auto"/>
                <w:left w:val="none" w:sz="0" w:space="0" w:color="auto"/>
                <w:bottom w:val="none" w:sz="0" w:space="0" w:color="auto"/>
                <w:right w:val="none" w:sz="0" w:space="0" w:color="auto"/>
              </w:divBdr>
            </w:div>
            <w:div w:id="1691948373">
              <w:marLeft w:val="0"/>
              <w:marRight w:val="0"/>
              <w:marTop w:val="0"/>
              <w:marBottom w:val="0"/>
              <w:divBdr>
                <w:top w:val="none" w:sz="0" w:space="0" w:color="auto"/>
                <w:left w:val="none" w:sz="0" w:space="0" w:color="auto"/>
                <w:bottom w:val="none" w:sz="0" w:space="0" w:color="auto"/>
                <w:right w:val="none" w:sz="0" w:space="0" w:color="auto"/>
              </w:divBdr>
            </w:div>
            <w:div w:id="1876382757">
              <w:marLeft w:val="0"/>
              <w:marRight w:val="0"/>
              <w:marTop w:val="0"/>
              <w:marBottom w:val="0"/>
              <w:divBdr>
                <w:top w:val="none" w:sz="0" w:space="0" w:color="auto"/>
                <w:left w:val="none" w:sz="0" w:space="0" w:color="auto"/>
                <w:bottom w:val="none" w:sz="0" w:space="0" w:color="auto"/>
                <w:right w:val="none" w:sz="0" w:space="0" w:color="auto"/>
              </w:divBdr>
            </w:div>
            <w:div w:id="670958762">
              <w:marLeft w:val="0"/>
              <w:marRight w:val="0"/>
              <w:marTop w:val="0"/>
              <w:marBottom w:val="0"/>
              <w:divBdr>
                <w:top w:val="none" w:sz="0" w:space="0" w:color="auto"/>
                <w:left w:val="none" w:sz="0" w:space="0" w:color="auto"/>
                <w:bottom w:val="none" w:sz="0" w:space="0" w:color="auto"/>
                <w:right w:val="none" w:sz="0" w:space="0" w:color="auto"/>
              </w:divBdr>
            </w:div>
            <w:div w:id="2079596808">
              <w:marLeft w:val="0"/>
              <w:marRight w:val="0"/>
              <w:marTop w:val="0"/>
              <w:marBottom w:val="0"/>
              <w:divBdr>
                <w:top w:val="none" w:sz="0" w:space="0" w:color="auto"/>
                <w:left w:val="none" w:sz="0" w:space="0" w:color="auto"/>
                <w:bottom w:val="none" w:sz="0" w:space="0" w:color="auto"/>
                <w:right w:val="none" w:sz="0" w:space="0" w:color="auto"/>
              </w:divBdr>
            </w:div>
            <w:div w:id="1224632708">
              <w:marLeft w:val="0"/>
              <w:marRight w:val="0"/>
              <w:marTop w:val="0"/>
              <w:marBottom w:val="0"/>
              <w:divBdr>
                <w:top w:val="none" w:sz="0" w:space="0" w:color="auto"/>
                <w:left w:val="none" w:sz="0" w:space="0" w:color="auto"/>
                <w:bottom w:val="none" w:sz="0" w:space="0" w:color="auto"/>
                <w:right w:val="none" w:sz="0" w:space="0" w:color="auto"/>
              </w:divBdr>
            </w:div>
            <w:div w:id="642732733">
              <w:marLeft w:val="0"/>
              <w:marRight w:val="0"/>
              <w:marTop w:val="0"/>
              <w:marBottom w:val="0"/>
              <w:divBdr>
                <w:top w:val="none" w:sz="0" w:space="0" w:color="auto"/>
                <w:left w:val="none" w:sz="0" w:space="0" w:color="auto"/>
                <w:bottom w:val="none" w:sz="0" w:space="0" w:color="auto"/>
                <w:right w:val="none" w:sz="0" w:space="0" w:color="auto"/>
              </w:divBdr>
            </w:div>
            <w:div w:id="1087111411">
              <w:marLeft w:val="0"/>
              <w:marRight w:val="0"/>
              <w:marTop w:val="0"/>
              <w:marBottom w:val="0"/>
              <w:divBdr>
                <w:top w:val="none" w:sz="0" w:space="0" w:color="auto"/>
                <w:left w:val="none" w:sz="0" w:space="0" w:color="auto"/>
                <w:bottom w:val="none" w:sz="0" w:space="0" w:color="auto"/>
                <w:right w:val="none" w:sz="0" w:space="0" w:color="auto"/>
              </w:divBdr>
            </w:div>
            <w:div w:id="19520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29505">
      <w:bodyDiv w:val="1"/>
      <w:marLeft w:val="0"/>
      <w:marRight w:val="0"/>
      <w:marTop w:val="0"/>
      <w:marBottom w:val="0"/>
      <w:divBdr>
        <w:top w:val="none" w:sz="0" w:space="0" w:color="auto"/>
        <w:left w:val="none" w:sz="0" w:space="0" w:color="auto"/>
        <w:bottom w:val="none" w:sz="0" w:space="0" w:color="auto"/>
        <w:right w:val="none" w:sz="0" w:space="0" w:color="auto"/>
      </w:divBdr>
      <w:divsChild>
        <w:div w:id="463162929">
          <w:marLeft w:val="0"/>
          <w:marRight w:val="0"/>
          <w:marTop w:val="0"/>
          <w:marBottom w:val="0"/>
          <w:divBdr>
            <w:top w:val="none" w:sz="0" w:space="0" w:color="auto"/>
            <w:left w:val="none" w:sz="0" w:space="0" w:color="auto"/>
            <w:bottom w:val="none" w:sz="0" w:space="0" w:color="auto"/>
            <w:right w:val="none" w:sz="0" w:space="0" w:color="auto"/>
          </w:divBdr>
          <w:divsChild>
            <w:div w:id="1988390037">
              <w:marLeft w:val="0"/>
              <w:marRight w:val="0"/>
              <w:marTop w:val="0"/>
              <w:marBottom w:val="0"/>
              <w:divBdr>
                <w:top w:val="none" w:sz="0" w:space="0" w:color="auto"/>
                <w:left w:val="none" w:sz="0" w:space="0" w:color="auto"/>
                <w:bottom w:val="none" w:sz="0" w:space="0" w:color="auto"/>
                <w:right w:val="none" w:sz="0" w:space="0" w:color="auto"/>
              </w:divBdr>
            </w:div>
            <w:div w:id="793210279">
              <w:marLeft w:val="0"/>
              <w:marRight w:val="0"/>
              <w:marTop w:val="0"/>
              <w:marBottom w:val="0"/>
              <w:divBdr>
                <w:top w:val="none" w:sz="0" w:space="0" w:color="auto"/>
                <w:left w:val="none" w:sz="0" w:space="0" w:color="auto"/>
                <w:bottom w:val="none" w:sz="0" w:space="0" w:color="auto"/>
                <w:right w:val="none" w:sz="0" w:space="0" w:color="auto"/>
              </w:divBdr>
            </w:div>
            <w:div w:id="1495340833">
              <w:marLeft w:val="0"/>
              <w:marRight w:val="0"/>
              <w:marTop w:val="0"/>
              <w:marBottom w:val="0"/>
              <w:divBdr>
                <w:top w:val="none" w:sz="0" w:space="0" w:color="auto"/>
                <w:left w:val="none" w:sz="0" w:space="0" w:color="auto"/>
                <w:bottom w:val="none" w:sz="0" w:space="0" w:color="auto"/>
                <w:right w:val="none" w:sz="0" w:space="0" w:color="auto"/>
              </w:divBdr>
            </w:div>
            <w:div w:id="140846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90386">
      <w:bodyDiv w:val="1"/>
      <w:marLeft w:val="0"/>
      <w:marRight w:val="0"/>
      <w:marTop w:val="0"/>
      <w:marBottom w:val="0"/>
      <w:divBdr>
        <w:top w:val="none" w:sz="0" w:space="0" w:color="auto"/>
        <w:left w:val="none" w:sz="0" w:space="0" w:color="auto"/>
        <w:bottom w:val="none" w:sz="0" w:space="0" w:color="auto"/>
        <w:right w:val="none" w:sz="0" w:space="0" w:color="auto"/>
      </w:divBdr>
      <w:divsChild>
        <w:div w:id="1228153590">
          <w:marLeft w:val="0"/>
          <w:marRight w:val="0"/>
          <w:marTop w:val="0"/>
          <w:marBottom w:val="0"/>
          <w:divBdr>
            <w:top w:val="none" w:sz="0" w:space="0" w:color="auto"/>
            <w:left w:val="none" w:sz="0" w:space="0" w:color="auto"/>
            <w:bottom w:val="none" w:sz="0" w:space="0" w:color="auto"/>
            <w:right w:val="none" w:sz="0" w:space="0" w:color="auto"/>
          </w:divBdr>
          <w:divsChild>
            <w:div w:id="239566477">
              <w:marLeft w:val="0"/>
              <w:marRight w:val="0"/>
              <w:marTop w:val="0"/>
              <w:marBottom w:val="0"/>
              <w:divBdr>
                <w:top w:val="none" w:sz="0" w:space="0" w:color="auto"/>
                <w:left w:val="none" w:sz="0" w:space="0" w:color="auto"/>
                <w:bottom w:val="none" w:sz="0" w:space="0" w:color="auto"/>
                <w:right w:val="none" w:sz="0" w:space="0" w:color="auto"/>
              </w:divBdr>
            </w:div>
            <w:div w:id="59527794">
              <w:marLeft w:val="0"/>
              <w:marRight w:val="0"/>
              <w:marTop w:val="0"/>
              <w:marBottom w:val="0"/>
              <w:divBdr>
                <w:top w:val="none" w:sz="0" w:space="0" w:color="auto"/>
                <w:left w:val="none" w:sz="0" w:space="0" w:color="auto"/>
                <w:bottom w:val="none" w:sz="0" w:space="0" w:color="auto"/>
                <w:right w:val="none" w:sz="0" w:space="0" w:color="auto"/>
              </w:divBdr>
            </w:div>
            <w:div w:id="67967105">
              <w:marLeft w:val="0"/>
              <w:marRight w:val="0"/>
              <w:marTop w:val="0"/>
              <w:marBottom w:val="0"/>
              <w:divBdr>
                <w:top w:val="none" w:sz="0" w:space="0" w:color="auto"/>
                <w:left w:val="none" w:sz="0" w:space="0" w:color="auto"/>
                <w:bottom w:val="none" w:sz="0" w:space="0" w:color="auto"/>
                <w:right w:val="none" w:sz="0" w:space="0" w:color="auto"/>
              </w:divBdr>
            </w:div>
            <w:div w:id="748580364">
              <w:marLeft w:val="0"/>
              <w:marRight w:val="0"/>
              <w:marTop w:val="0"/>
              <w:marBottom w:val="0"/>
              <w:divBdr>
                <w:top w:val="none" w:sz="0" w:space="0" w:color="auto"/>
                <w:left w:val="none" w:sz="0" w:space="0" w:color="auto"/>
                <w:bottom w:val="none" w:sz="0" w:space="0" w:color="auto"/>
                <w:right w:val="none" w:sz="0" w:space="0" w:color="auto"/>
              </w:divBdr>
            </w:div>
            <w:div w:id="1900438186">
              <w:marLeft w:val="0"/>
              <w:marRight w:val="0"/>
              <w:marTop w:val="0"/>
              <w:marBottom w:val="0"/>
              <w:divBdr>
                <w:top w:val="none" w:sz="0" w:space="0" w:color="auto"/>
                <w:left w:val="none" w:sz="0" w:space="0" w:color="auto"/>
                <w:bottom w:val="none" w:sz="0" w:space="0" w:color="auto"/>
                <w:right w:val="none" w:sz="0" w:space="0" w:color="auto"/>
              </w:divBdr>
            </w:div>
            <w:div w:id="656306885">
              <w:marLeft w:val="0"/>
              <w:marRight w:val="0"/>
              <w:marTop w:val="0"/>
              <w:marBottom w:val="0"/>
              <w:divBdr>
                <w:top w:val="none" w:sz="0" w:space="0" w:color="auto"/>
                <w:left w:val="none" w:sz="0" w:space="0" w:color="auto"/>
                <w:bottom w:val="none" w:sz="0" w:space="0" w:color="auto"/>
                <w:right w:val="none" w:sz="0" w:space="0" w:color="auto"/>
              </w:divBdr>
            </w:div>
            <w:div w:id="201402117">
              <w:marLeft w:val="0"/>
              <w:marRight w:val="0"/>
              <w:marTop w:val="0"/>
              <w:marBottom w:val="0"/>
              <w:divBdr>
                <w:top w:val="none" w:sz="0" w:space="0" w:color="auto"/>
                <w:left w:val="none" w:sz="0" w:space="0" w:color="auto"/>
                <w:bottom w:val="none" w:sz="0" w:space="0" w:color="auto"/>
                <w:right w:val="none" w:sz="0" w:space="0" w:color="auto"/>
              </w:divBdr>
            </w:div>
            <w:div w:id="228881095">
              <w:marLeft w:val="0"/>
              <w:marRight w:val="0"/>
              <w:marTop w:val="0"/>
              <w:marBottom w:val="0"/>
              <w:divBdr>
                <w:top w:val="none" w:sz="0" w:space="0" w:color="auto"/>
                <w:left w:val="none" w:sz="0" w:space="0" w:color="auto"/>
                <w:bottom w:val="none" w:sz="0" w:space="0" w:color="auto"/>
                <w:right w:val="none" w:sz="0" w:space="0" w:color="auto"/>
              </w:divBdr>
            </w:div>
            <w:div w:id="1629819086">
              <w:marLeft w:val="0"/>
              <w:marRight w:val="0"/>
              <w:marTop w:val="0"/>
              <w:marBottom w:val="0"/>
              <w:divBdr>
                <w:top w:val="none" w:sz="0" w:space="0" w:color="auto"/>
                <w:left w:val="none" w:sz="0" w:space="0" w:color="auto"/>
                <w:bottom w:val="none" w:sz="0" w:space="0" w:color="auto"/>
                <w:right w:val="none" w:sz="0" w:space="0" w:color="auto"/>
              </w:divBdr>
            </w:div>
            <w:div w:id="10320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5258">
      <w:bodyDiv w:val="1"/>
      <w:marLeft w:val="0"/>
      <w:marRight w:val="0"/>
      <w:marTop w:val="0"/>
      <w:marBottom w:val="0"/>
      <w:divBdr>
        <w:top w:val="none" w:sz="0" w:space="0" w:color="auto"/>
        <w:left w:val="none" w:sz="0" w:space="0" w:color="auto"/>
        <w:bottom w:val="none" w:sz="0" w:space="0" w:color="auto"/>
        <w:right w:val="none" w:sz="0" w:space="0" w:color="auto"/>
      </w:divBdr>
      <w:divsChild>
        <w:div w:id="1733887946">
          <w:marLeft w:val="0"/>
          <w:marRight w:val="0"/>
          <w:marTop w:val="0"/>
          <w:marBottom w:val="0"/>
          <w:divBdr>
            <w:top w:val="none" w:sz="0" w:space="0" w:color="auto"/>
            <w:left w:val="none" w:sz="0" w:space="0" w:color="auto"/>
            <w:bottom w:val="none" w:sz="0" w:space="0" w:color="auto"/>
            <w:right w:val="none" w:sz="0" w:space="0" w:color="auto"/>
          </w:divBdr>
          <w:divsChild>
            <w:div w:id="1536231843">
              <w:marLeft w:val="0"/>
              <w:marRight w:val="0"/>
              <w:marTop w:val="0"/>
              <w:marBottom w:val="0"/>
              <w:divBdr>
                <w:top w:val="none" w:sz="0" w:space="0" w:color="auto"/>
                <w:left w:val="none" w:sz="0" w:space="0" w:color="auto"/>
                <w:bottom w:val="none" w:sz="0" w:space="0" w:color="auto"/>
                <w:right w:val="none" w:sz="0" w:space="0" w:color="auto"/>
              </w:divBdr>
            </w:div>
            <w:div w:id="1206213303">
              <w:marLeft w:val="0"/>
              <w:marRight w:val="0"/>
              <w:marTop w:val="0"/>
              <w:marBottom w:val="0"/>
              <w:divBdr>
                <w:top w:val="none" w:sz="0" w:space="0" w:color="auto"/>
                <w:left w:val="none" w:sz="0" w:space="0" w:color="auto"/>
                <w:bottom w:val="none" w:sz="0" w:space="0" w:color="auto"/>
                <w:right w:val="none" w:sz="0" w:space="0" w:color="auto"/>
              </w:divBdr>
            </w:div>
            <w:div w:id="8915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79116">
      <w:bodyDiv w:val="1"/>
      <w:marLeft w:val="0"/>
      <w:marRight w:val="0"/>
      <w:marTop w:val="0"/>
      <w:marBottom w:val="0"/>
      <w:divBdr>
        <w:top w:val="none" w:sz="0" w:space="0" w:color="auto"/>
        <w:left w:val="none" w:sz="0" w:space="0" w:color="auto"/>
        <w:bottom w:val="none" w:sz="0" w:space="0" w:color="auto"/>
        <w:right w:val="none" w:sz="0" w:space="0" w:color="auto"/>
      </w:divBdr>
      <w:divsChild>
        <w:div w:id="1548296226">
          <w:marLeft w:val="0"/>
          <w:marRight w:val="0"/>
          <w:marTop w:val="0"/>
          <w:marBottom w:val="0"/>
          <w:divBdr>
            <w:top w:val="none" w:sz="0" w:space="0" w:color="auto"/>
            <w:left w:val="none" w:sz="0" w:space="0" w:color="auto"/>
            <w:bottom w:val="none" w:sz="0" w:space="0" w:color="auto"/>
            <w:right w:val="none" w:sz="0" w:space="0" w:color="auto"/>
          </w:divBdr>
          <w:divsChild>
            <w:div w:id="430900108">
              <w:marLeft w:val="0"/>
              <w:marRight w:val="0"/>
              <w:marTop w:val="0"/>
              <w:marBottom w:val="0"/>
              <w:divBdr>
                <w:top w:val="none" w:sz="0" w:space="0" w:color="auto"/>
                <w:left w:val="none" w:sz="0" w:space="0" w:color="auto"/>
                <w:bottom w:val="none" w:sz="0" w:space="0" w:color="auto"/>
                <w:right w:val="none" w:sz="0" w:space="0" w:color="auto"/>
              </w:divBdr>
            </w:div>
            <w:div w:id="154150208">
              <w:marLeft w:val="0"/>
              <w:marRight w:val="0"/>
              <w:marTop w:val="0"/>
              <w:marBottom w:val="0"/>
              <w:divBdr>
                <w:top w:val="none" w:sz="0" w:space="0" w:color="auto"/>
                <w:left w:val="none" w:sz="0" w:space="0" w:color="auto"/>
                <w:bottom w:val="none" w:sz="0" w:space="0" w:color="auto"/>
                <w:right w:val="none" w:sz="0" w:space="0" w:color="auto"/>
              </w:divBdr>
            </w:div>
            <w:div w:id="319383098">
              <w:marLeft w:val="0"/>
              <w:marRight w:val="0"/>
              <w:marTop w:val="0"/>
              <w:marBottom w:val="0"/>
              <w:divBdr>
                <w:top w:val="none" w:sz="0" w:space="0" w:color="auto"/>
                <w:left w:val="none" w:sz="0" w:space="0" w:color="auto"/>
                <w:bottom w:val="none" w:sz="0" w:space="0" w:color="auto"/>
                <w:right w:val="none" w:sz="0" w:space="0" w:color="auto"/>
              </w:divBdr>
            </w:div>
            <w:div w:id="1860505663">
              <w:marLeft w:val="0"/>
              <w:marRight w:val="0"/>
              <w:marTop w:val="0"/>
              <w:marBottom w:val="0"/>
              <w:divBdr>
                <w:top w:val="none" w:sz="0" w:space="0" w:color="auto"/>
                <w:left w:val="none" w:sz="0" w:space="0" w:color="auto"/>
                <w:bottom w:val="none" w:sz="0" w:space="0" w:color="auto"/>
                <w:right w:val="none" w:sz="0" w:space="0" w:color="auto"/>
              </w:divBdr>
            </w:div>
            <w:div w:id="1429811625">
              <w:marLeft w:val="0"/>
              <w:marRight w:val="0"/>
              <w:marTop w:val="0"/>
              <w:marBottom w:val="0"/>
              <w:divBdr>
                <w:top w:val="none" w:sz="0" w:space="0" w:color="auto"/>
                <w:left w:val="none" w:sz="0" w:space="0" w:color="auto"/>
                <w:bottom w:val="none" w:sz="0" w:space="0" w:color="auto"/>
                <w:right w:val="none" w:sz="0" w:space="0" w:color="auto"/>
              </w:divBdr>
            </w:div>
            <w:div w:id="623191615">
              <w:marLeft w:val="0"/>
              <w:marRight w:val="0"/>
              <w:marTop w:val="0"/>
              <w:marBottom w:val="0"/>
              <w:divBdr>
                <w:top w:val="none" w:sz="0" w:space="0" w:color="auto"/>
                <w:left w:val="none" w:sz="0" w:space="0" w:color="auto"/>
                <w:bottom w:val="none" w:sz="0" w:space="0" w:color="auto"/>
                <w:right w:val="none" w:sz="0" w:space="0" w:color="auto"/>
              </w:divBdr>
            </w:div>
            <w:div w:id="1609465240">
              <w:marLeft w:val="0"/>
              <w:marRight w:val="0"/>
              <w:marTop w:val="0"/>
              <w:marBottom w:val="0"/>
              <w:divBdr>
                <w:top w:val="none" w:sz="0" w:space="0" w:color="auto"/>
                <w:left w:val="none" w:sz="0" w:space="0" w:color="auto"/>
                <w:bottom w:val="none" w:sz="0" w:space="0" w:color="auto"/>
                <w:right w:val="none" w:sz="0" w:space="0" w:color="auto"/>
              </w:divBdr>
            </w:div>
            <w:div w:id="1776173202">
              <w:marLeft w:val="0"/>
              <w:marRight w:val="0"/>
              <w:marTop w:val="0"/>
              <w:marBottom w:val="0"/>
              <w:divBdr>
                <w:top w:val="none" w:sz="0" w:space="0" w:color="auto"/>
                <w:left w:val="none" w:sz="0" w:space="0" w:color="auto"/>
                <w:bottom w:val="none" w:sz="0" w:space="0" w:color="auto"/>
                <w:right w:val="none" w:sz="0" w:space="0" w:color="auto"/>
              </w:divBdr>
            </w:div>
            <w:div w:id="1135610178">
              <w:marLeft w:val="0"/>
              <w:marRight w:val="0"/>
              <w:marTop w:val="0"/>
              <w:marBottom w:val="0"/>
              <w:divBdr>
                <w:top w:val="none" w:sz="0" w:space="0" w:color="auto"/>
                <w:left w:val="none" w:sz="0" w:space="0" w:color="auto"/>
                <w:bottom w:val="none" w:sz="0" w:space="0" w:color="auto"/>
                <w:right w:val="none" w:sz="0" w:space="0" w:color="auto"/>
              </w:divBdr>
            </w:div>
            <w:div w:id="620234074">
              <w:marLeft w:val="0"/>
              <w:marRight w:val="0"/>
              <w:marTop w:val="0"/>
              <w:marBottom w:val="0"/>
              <w:divBdr>
                <w:top w:val="none" w:sz="0" w:space="0" w:color="auto"/>
                <w:left w:val="none" w:sz="0" w:space="0" w:color="auto"/>
                <w:bottom w:val="none" w:sz="0" w:space="0" w:color="auto"/>
                <w:right w:val="none" w:sz="0" w:space="0" w:color="auto"/>
              </w:divBdr>
            </w:div>
            <w:div w:id="1685017413">
              <w:marLeft w:val="0"/>
              <w:marRight w:val="0"/>
              <w:marTop w:val="0"/>
              <w:marBottom w:val="0"/>
              <w:divBdr>
                <w:top w:val="none" w:sz="0" w:space="0" w:color="auto"/>
                <w:left w:val="none" w:sz="0" w:space="0" w:color="auto"/>
                <w:bottom w:val="none" w:sz="0" w:space="0" w:color="auto"/>
                <w:right w:val="none" w:sz="0" w:space="0" w:color="auto"/>
              </w:divBdr>
            </w:div>
            <w:div w:id="274680748">
              <w:marLeft w:val="0"/>
              <w:marRight w:val="0"/>
              <w:marTop w:val="0"/>
              <w:marBottom w:val="0"/>
              <w:divBdr>
                <w:top w:val="none" w:sz="0" w:space="0" w:color="auto"/>
                <w:left w:val="none" w:sz="0" w:space="0" w:color="auto"/>
                <w:bottom w:val="none" w:sz="0" w:space="0" w:color="auto"/>
                <w:right w:val="none" w:sz="0" w:space="0" w:color="auto"/>
              </w:divBdr>
            </w:div>
            <w:div w:id="460146927">
              <w:marLeft w:val="0"/>
              <w:marRight w:val="0"/>
              <w:marTop w:val="0"/>
              <w:marBottom w:val="0"/>
              <w:divBdr>
                <w:top w:val="none" w:sz="0" w:space="0" w:color="auto"/>
                <w:left w:val="none" w:sz="0" w:space="0" w:color="auto"/>
                <w:bottom w:val="none" w:sz="0" w:space="0" w:color="auto"/>
                <w:right w:val="none" w:sz="0" w:space="0" w:color="auto"/>
              </w:divBdr>
            </w:div>
            <w:div w:id="283268330">
              <w:marLeft w:val="0"/>
              <w:marRight w:val="0"/>
              <w:marTop w:val="0"/>
              <w:marBottom w:val="0"/>
              <w:divBdr>
                <w:top w:val="none" w:sz="0" w:space="0" w:color="auto"/>
                <w:left w:val="none" w:sz="0" w:space="0" w:color="auto"/>
                <w:bottom w:val="none" w:sz="0" w:space="0" w:color="auto"/>
                <w:right w:val="none" w:sz="0" w:space="0" w:color="auto"/>
              </w:divBdr>
            </w:div>
            <w:div w:id="852064243">
              <w:marLeft w:val="0"/>
              <w:marRight w:val="0"/>
              <w:marTop w:val="0"/>
              <w:marBottom w:val="0"/>
              <w:divBdr>
                <w:top w:val="none" w:sz="0" w:space="0" w:color="auto"/>
                <w:left w:val="none" w:sz="0" w:space="0" w:color="auto"/>
                <w:bottom w:val="none" w:sz="0" w:space="0" w:color="auto"/>
                <w:right w:val="none" w:sz="0" w:space="0" w:color="auto"/>
              </w:divBdr>
            </w:div>
            <w:div w:id="1464537002">
              <w:marLeft w:val="0"/>
              <w:marRight w:val="0"/>
              <w:marTop w:val="0"/>
              <w:marBottom w:val="0"/>
              <w:divBdr>
                <w:top w:val="none" w:sz="0" w:space="0" w:color="auto"/>
                <w:left w:val="none" w:sz="0" w:space="0" w:color="auto"/>
                <w:bottom w:val="none" w:sz="0" w:space="0" w:color="auto"/>
                <w:right w:val="none" w:sz="0" w:space="0" w:color="auto"/>
              </w:divBdr>
            </w:div>
            <w:div w:id="2011447349">
              <w:marLeft w:val="0"/>
              <w:marRight w:val="0"/>
              <w:marTop w:val="0"/>
              <w:marBottom w:val="0"/>
              <w:divBdr>
                <w:top w:val="none" w:sz="0" w:space="0" w:color="auto"/>
                <w:left w:val="none" w:sz="0" w:space="0" w:color="auto"/>
                <w:bottom w:val="none" w:sz="0" w:space="0" w:color="auto"/>
                <w:right w:val="none" w:sz="0" w:space="0" w:color="auto"/>
              </w:divBdr>
            </w:div>
            <w:div w:id="1485781403">
              <w:marLeft w:val="0"/>
              <w:marRight w:val="0"/>
              <w:marTop w:val="0"/>
              <w:marBottom w:val="0"/>
              <w:divBdr>
                <w:top w:val="none" w:sz="0" w:space="0" w:color="auto"/>
                <w:left w:val="none" w:sz="0" w:space="0" w:color="auto"/>
                <w:bottom w:val="none" w:sz="0" w:space="0" w:color="auto"/>
                <w:right w:val="none" w:sz="0" w:space="0" w:color="auto"/>
              </w:divBdr>
            </w:div>
            <w:div w:id="411126908">
              <w:marLeft w:val="0"/>
              <w:marRight w:val="0"/>
              <w:marTop w:val="0"/>
              <w:marBottom w:val="0"/>
              <w:divBdr>
                <w:top w:val="none" w:sz="0" w:space="0" w:color="auto"/>
                <w:left w:val="none" w:sz="0" w:space="0" w:color="auto"/>
                <w:bottom w:val="none" w:sz="0" w:space="0" w:color="auto"/>
                <w:right w:val="none" w:sz="0" w:space="0" w:color="auto"/>
              </w:divBdr>
            </w:div>
            <w:div w:id="1044057922">
              <w:marLeft w:val="0"/>
              <w:marRight w:val="0"/>
              <w:marTop w:val="0"/>
              <w:marBottom w:val="0"/>
              <w:divBdr>
                <w:top w:val="none" w:sz="0" w:space="0" w:color="auto"/>
                <w:left w:val="none" w:sz="0" w:space="0" w:color="auto"/>
                <w:bottom w:val="none" w:sz="0" w:space="0" w:color="auto"/>
                <w:right w:val="none" w:sz="0" w:space="0" w:color="auto"/>
              </w:divBdr>
            </w:div>
            <w:div w:id="1347755928">
              <w:marLeft w:val="0"/>
              <w:marRight w:val="0"/>
              <w:marTop w:val="0"/>
              <w:marBottom w:val="0"/>
              <w:divBdr>
                <w:top w:val="none" w:sz="0" w:space="0" w:color="auto"/>
                <w:left w:val="none" w:sz="0" w:space="0" w:color="auto"/>
                <w:bottom w:val="none" w:sz="0" w:space="0" w:color="auto"/>
                <w:right w:val="none" w:sz="0" w:space="0" w:color="auto"/>
              </w:divBdr>
            </w:div>
            <w:div w:id="3318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796">
      <w:bodyDiv w:val="1"/>
      <w:marLeft w:val="0"/>
      <w:marRight w:val="0"/>
      <w:marTop w:val="0"/>
      <w:marBottom w:val="0"/>
      <w:divBdr>
        <w:top w:val="none" w:sz="0" w:space="0" w:color="auto"/>
        <w:left w:val="none" w:sz="0" w:space="0" w:color="auto"/>
        <w:bottom w:val="none" w:sz="0" w:space="0" w:color="auto"/>
        <w:right w:val="none" w:sz="0" w:space="0" w:color="auto"/>
      </w:divBdr>
      <w:divsChild>
        <w:div w:id="650062023">
          <w:marLeft w:val="0"/>
          <w:marRight w:val="0"/>
          <w:marTop w:val="0"/>
          <w:marBottom w:val="0"/>
          <w:divBdr>
            <w:top w:val="none" w:sz="0" w:space="0" w:color="auto"/>
            <w:left w:val="none" w:sz="0" w:space="0" w:color="auto"/>
            <w:bottom w:val="none" w:sz="0" w:space="0" w:color="auto"/>
            <w:right w:val="none" w:sz="0" w:space="0" w:color="auto"/>
          </w:divBdr>
          <w:divsChild>
            <w:div w:id="1206790205">
              <w:marLeft w:val="0"/>
              <w:marRight w:val="0"/>
              <w:marTop w:val="0"/>
              <w:marBottom w:val="0"/>
              <w:divBdr>
                <w:top w:val="none" w:sz="0" w:space="0" w:color="auto"/>
                <w:left w:val="none" w:sz="0" w:space="0" w:color="auto"/>
                <w:bottom w:val="none" w:sz="0" w:space="0" w:color="auto"/>
                <w:right w:val="none" w:sz="0" w:space="0" w:color="auto"/>
              </w:divBdr>
            </w:div>
            <w:div w:id="879167223">
              <w:marLeft w:val="0"/>
              <w:marRight w:val="0"/>
              <w:marTop w:val="0"/>
              <w:marBottom w:val="0"/>
              <w:divBdr>
                <w:top w:val="none" w:sz="0" w:space="0" w:color="auto"/>
                <w:left w:val="none" w:sz="0" w:space="0" w:color="auto"/>
                <w:bottom w:val="none" w:sz="0" w:space="0" w:color="auto"/>
                <w:right w:val="none" w:sz="0" w:space="0" w:color="auto"/>
              </w:divBdr>
            </w:div>
            <w:div w:id="759331856">
              <w:marLeft w:val="0"/>
              <w:marRight w:val="0"/>
              <w:marTop w:val="0"/>
              <w:marBottom w:val="0"/>
              <w:divBdr>
                <w:top w:val="none" w:sz="0" w:space="0" w:color="auto"/>
                <w:left w:val="none" w:sz="0" w:space="0" w:color="auto"/>
                <w:bottom w:val="none" w:sz="0" w:space="0" w:color="auto"/>
                <w:right w:val="none" w:sz="0" w:space="0" w:color="auto"/>
              </w:divBdr>
            </w:div>
            <w:div w:id="552888705">
              <w:marLeft w:val="0"/>
              <w:marRight w:val="0"/>
              <w:marTop w:val="0"/>
              <w:marBottom w:val="0"/>
              <w:divBdr>
                <w:top w:val="none" w:sz="0" w:space="0" w:color="auto"/>
                <w:left w:val="none" w:sz="0" w:space="0" w:color="auto"/>
                <w:bottom w:val="none" w:sz="0" w:space="0" w:color="auto"/>
                <w:right w:val="none" w:sz="0" w:space="0" w:color="auto"/>
              </w:divBdr>
            </w:div>
            <w:div w:id="336661508">
              <w:marLeft w:val="0"/>
              <w:marRight w:val="0"/>
              <w:marTop w:val="0"/>
              <w:marBottom w:val="0"/>
              <w:divBdr>
                <w:top w:val="none" w:sz="0" w:space="0" w:color="auto"/>
                <w:left w:val="none" w:sz="0" w:space="0" w:color="auto"/>
                <w:bottom w:val="none" w:sz="0" w:space="0" w:color="auto"/>
                <w:right w:val="none" w:sz="0" w:space="0" w:color="auto"/>
              </w:divBdr>
            </w:div>
            <w:div w:id="1976180039">
              <w:marLeft w:val="0"/>
              <w:marRight w:val="0"/>
              <w:marTop w:val="0"/>
              <w:marBottom w:val="0"/>
              <w:divBdr>
                <w:top w:val="none" w:sz="0" w:space="0" w:color="auto"/>
                <w:left w:val="none" w:sz="0" w:space="0" w:color="auto"/>
                <w:bottom w:val="none" w:sz="0" w:space="0" w:color="auto"/>
                <w:right w:val="none" w:sz="0" w:space="0" w:color="auto"/>
              </w:divBdr>
            </w:div>
            <w:div w:id="804663156">
              <w:marLeft w:val="0"/>
              <w:marRight w:val="0"/>
              <w:marTop w:val="0"/>
              <w:marBottom w:val="0"/>
              <w:divBdr>
                <w:top w:val="none" w:sz="0" w:space="0" w:color="auto"/>
                <w:left w:val="none" w:sz="0" w:space="0" w:color="auto"/>
                <w:bottom w:val="none" w:sz="0" w:space="0" w:color="auto"/>
                <w:right w:val="none" w:sz="0" w:space="0" w:color="auto"/>
              </w:divBdr>
            </w:div>
            <w:div w:id="95948371">
              <w:marLeft w:val="0"/>
              <w:marRight w:val="0"/>
              <w:marTop w:val="0"/>
              <w:marBottom w:val="0"/>
              <w:divBdr>
                <w:top w:val="none" w:sz="0" w:space="0" w:color="auto"/>
                <w:left w:val="none" w:sz="0" w:space="0" w:color="auto"/>
                <w:bottom w:val="none" w:sz="0" w:space="0" w:color="auto"/>
                <w:right w:val="none" w:sz="0" w:space="0" w:color="auto"/>
              </w:divBdr>
            </w:div>
            <w:div w:id="5969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9000">
      <w:bodyDiv w:val="1"/>
      <w:marLeft w:val="0"/>
      <w:marRight w:val="0"/>
      <w:marTop w:val="0"/>
      <w:marBottom w:val="0"/>
      <w:divBdr>
        <w:top w:val="none" w:sz="0" w:space="0" w:color="auto"/>
        <w:left w:val="none" w:sz="0" w:space="0" w:color="auto"/>
        <w:bottom w:val="none" w:sz="0" w:space="0" w:color="auto"/>
        <w:right w:val="none" w:sz="0" w:space="0" w:color="auto"/>
      </w:divBdr>
      <w:divsChild>
        <w:div w:id="870843435">
          <w:marLeft w:val="0"/>
          <w:marRight w:val="0"/>
          <w:marTop w:val="0"/>
          <w:marBottom w:val="0"/>
          <w:divBdr>
            <w:top w:val="none" w:sz="0" w:space="0" w:color="auto"/>
            <w:left w:val="none" w:sz="0" w:space="0" w:color="auto"/>
            <w:bottom w:val="none" w:sz="0" w:space="0" w:color="auto"/>
            <w:right w:val="none" w:sz="0" w:space="0" w:color="auto"/>
          </w:divBdr>
          <w:divsChild>
            <w:div w:id="1464927092">
              <w:marLeft w:val="0"/>
              <w:marRight w:val="0"/>
              <w:marTop w:val="0"/>
              <w:marBottom w:val="0"/>
              <w:divBdr>
                <w:top w:val="none" w:sz="0" w:space="0" w:color="auto"/>
                <w:left w:val="none" w:sz="0" w:space="0" w:color="auto"/>
                <w:bottom w:val="none" w:sz="0" w:space="0" w:color="auto"/>
                <w:right w:val="none" w:sz="0" w:space="0" w:color="auto"/>
              </w:divBdr>
            </w:div>
            <w:div w:id="1926917212">
              <w:marLeft w:val="0"/>
              <w:marRight w:val="0"/>
              <w:marTop w:val="0"/>
              <w:marBottom w:val="0"/>
              <w:divBdr>
                <w:top w:val="none" w:sz="0" w:space="0" w:color="auto"/>
                <w:left w:val="none" w:sz="0" w:space="0" w:color="auto"/>
                <w:bottom w:val="none" w:sz="0" w:space="0" w:color="auto"/>
                <w:right w:val="none" w:sz="0" w:space="0" w:color="auto"/>
              </w:divBdr>
            </w:div>
            <w:div w:id="482553208">
              <w:marLeft w:val="0"/>
              <w:marRight w:val="0"/>
              <w:marTop w:val="0"/>
              <w:marBottom w:val="0"/>
              <w:divBdr>
                <w:top w:val="none" w:sz="0" w:space="0" w:color="auto"/>
                <w:left w:val="none" w:sz="0" w:space="0" w:color="auto"/>
                <w:bottom w:val="none" w:sz="0" w:space="0" w:color="auto"/>
                <w:right w:val="none" w:sz="0" w:space="0" w:color="auto"/>
              </w:divBdr>
            </w:div>
            <w:div w:id="1556505802">
              <w:marLeft w:val="0"/>
              <w:marRight w:val="0"/>
              <w:marTop w:val="0"/>
              <w:marBottom w:val="0"/>
              <w:divBdr>
                <w:top w:val="none" w:sz="0" w:space="0" w:color="auto"/>
                <w:left w:val="none" w:sz="0" w:space="0" w:color="auto"/>
                <w:bottom w:val="none" w:sz="0" w:space="0" w:color="auto"/>
                <w:right w:val="none" w:sz="0" w:space="0" w:color="auto"/>
              </w:divBdr>
            </w:div>
            <w:div w:id="899171732">
              <w:marLeft w:val="0"/>
              <w:marRight w:val="0"/>
              <w:marTop w:val="0"/>
              <w:marBottom w:val="0"/>
              <w:divBdr>
                <w:top w:val="none" w:sz="0" w:space="0" w:color="auto"/>
                <w:left w:val="none" w:sz="0" w:space="0" w:color="auto"/>
                <w:bottom w:val="none" w:sz="0" w:space="0" w:color="auto"/>
                <w:right w:val="none" w:sz="0" w:space="0" w:color="auto"/>
              </w:divBdr>
            </w:div>
            <w:div w:id="1232501824">
              <w:marLeft w:val="0"/>
              <w:marRight w:val="0"/>
              <w:marTop w:val="0"/>
              <w:marBottom w:val="0"/>
              <w:divBdr>
                <w:top w:val="none" w:sz="0" w:space="0" w:color="auto"/>
                <w:left w:val="none" w:sz="0" w:space="0" w:color="auto"/>
                <w:bottom w:val="none" w:sz="0" w:space="0" w:color="auto"/>
                <w:right w:val="none" w:sz="0" w:space="0" w:color="auto"/>
              </w:divBdr>
            </w:div>
            <w:div w:id="1167941016">
              <w:marLeft w:val="0"/>
              <w:marRight w:val="0"/>
              <w:marTop w:val="0"/>
              <w:marBottom w:val="0"/>
              <w:divBdr>
                <w:top w:val="none" w:sz="0" w:space="0" w:color="auto"/>
                <w:left w:val="none" w:sz="0" w:space="0" w:color="auto"/>
                <w:bottom w:val="none" w:sz="0" w:space="0" w:color="auto"/>
                <w:right w:val="none" w:sz="0" w:space="0" w:color="auto"/>
              </w:divBdr>
            </w:div>
            <w:div w:id="894976230">
              <w:marLeft w:val="0"/>
              <w:marRight w:val="0"/>
              <w:marTop w:val="0"/>
              <w:marBottom w:val="0"/>
              <w:divBdr>
                <w:top w:val="none" w:sz="0" w:space="0" w:color="auto"/>
                <w:left w:val="none" w:sz="0" w:space="0" w:color="auto"/>
                <w:bottom w:val="none" w:sz="0" w:space="0" w:color="auto"/>
                <w:right w:val="none" w:sz="0" w:space="0" w:color="auto"/>
              </w:divBdr>
            </w:div>
            <w:div w:id="1396703491">
              <w:marLeft w:val="0"/>
              <w:marRight w:val="0"/>
              <w:marTop w:val="0"/>
              <w:marBottom w:val="0"/>
              <w:divBdr>
                <w:top w:val="none" w:sz="0" w:space="0" w:color="auto"/>
                <w:left w:val="none" w:sz="0" w:space="0" w:color="auto"/>
                <w:bottom w:val="none" w:sz="0" w:space="0" w:color="auto"/>
                <w:right w:val="none" w:sz="0" w:space="0" w:color="auto"/>
              </w:divBdr>
            </w:div>
            <w:div w:id="1740861599">
              <w:marLeft w:val="0"/>
              <w:marRight w:val="0"/>
              <w:marTop w:val="0"/>
              <w:marBottom w:val="0"/>
              <w:divBdr>
                <w:top w:val="none" w:sz="0" w:space="0" w:color="auto"/>
                <w:left w:val="none" w:sz="0" w:space="0" w:color="auto"/>
                <w:bottom w:val="none" w:sz="0" w:space="0" w:color="auto"/>
                <w:right w:val="none" w:sz="0" w:space="0" w:color="auto"/>
              </w:divBdr>
            </w:div>
            <w:div w:id="508179978">
              <w:marLeft w:val="0"/>
              <w:marRight w:val="0"/>
              <w:marTop w:val="0"/>
              <w:marBottom w:val="0"/>
              <w:divBdr>
                <w:top w:val="none" w:sz="0" w:space="0" w:color="auto"/>
                <w:left w:val="none" w:sz="0" w:space="0" w:color="auto"/>
                <w:bottom w:val="none" w:sz="0" w:space="0" w:color="auto"/>
                <w:right w:val="none" w:sz="0" w:space="0" w:color="auto"/>
              </w:divBdr>
            </w:div>
            <w:div w:id="817184015">
              <w:marLeft w:val="0"/>
              <w:marRight w:val="0"/>
              <w:marTop w:val="0"/>
              <w:marBottom w:val="0"/>
              <w:divBdr>
                <w:top w:val="none" w:sz="0" w:space="0" w:color="auto"/>
                <w:left w:val="none" w:sz="0" w:space="0" w:color="auto"/>
                <w:bottom w:val="none" w:sz="0" w:space="0" w:color="auto"/>
                <w:right w:val="none" w:sz="0" w:space="0" w:color="auto"/>
              </w:divBdr>
            </w:div>
            <w:div w:id="1980333605">
              <w:marLeft w:val="0"/>
              <w:marRight w:val="0"/>
              <w:marTop w:val="0"/>
              <w:marBottom w:val="0"/>
              <w:divBdr>
                <w:top w:val="none" w:sz="0" w:space="0" w:color="auto"/>
                <w:left w:val="none" w:sz="0" w:space="0" w:color="auto"/>
                <w:bottom w:val="none" w:sz="0" w:space="0" w:color="auto"/>
                <w:right w:val="none" w:sz="0" w:space="0" w:color="auto"/>
              </w:divBdr>
            </w:div>
            <w:div w:id="1995181696">
              <w:marLeft w:val="0"/>
              <w:marRight w:val="0"/>
              <w:marTop w:val="0"/>
              <w:marBottom w:val="0"/>
              <w:divBdr>
                <w:top w:val="none" w:sz="0" w:space="0" w:color="auto"/>
                <w:left w:val="none" w:sz="0" w:space="0" w:color="auto"/>
                <w:bottom w:val="none" w:sz="0" w:space="0" w:color="auto"/>
                <w:right w:val="none" w:sz="0" w:space="0" w:color="auto"/>
              </w:divBdr>
            </w:div>
            <w:div w:id="1248461755">
              <w:marLeft w:val="0"/>
              <w:marRight w:val="0"/>
              <w:marTop w:val="0"/>
              <w:marBottom w:val="0"/>
              <w:divBdr>
                <w:top w:val="none" w:sz="0" w:space="0" w:color="auto"/>
                <w:left w:val="none" w:sz="0" w:space="0" w:color="auto"/>
                <w:bottom w:val="none" w:sz="0" w:space="0" w:color="auto"/>
                <w:right w:val="none" w:sz="0" w:space="0" w:color="auto"/>
              </w:divBdr>
            </w:div>
            <w:div w:id="357587198">
              <w:marLeft w:val="0"/>
              <w:marRight w:val="0"/>
              <w:marTop w:val="0"/>
              <w:marBottom w:val="0"/>
              <w:divBdr>
                <w:top w:val="none" w:sz="0" w:space="0" w:color="auto"/>
                <w:left w:val="none" w:sz="0" w:space="0" w:color="auto"/>
                <w:bottom w:val="none" w:sz="0" w:space="0" w:color="auto"/>
                <w:right w:val="none" w:sz="0" w:space="0" w:color="auto"/>
              </w:divBdr>
            </w:div>
            <w:div w:id="987127479">
              <w:marLeft w:val="0"/>
              <w:marRight w:val="0"/>
              <w:marTop w:val="0"/>
              <w:marBottom w:val="0"/>
              <w:divBdr>
                <w:top w:val="none" w:sz="0" w:space="0" w:color="auto"/>
                <w:left w:val="none" w:sz="0" w:space="0" w:color="auto"/>
                <w:bottom w:val="none" w:sz="0" w:space="0" w:color="auto"/>
                <w:right w:val="none" w:sz="0" w:space="0" w:color="auto"/>
              </w:divBdr>
            </w:div>
            <w:div w:id="1189106815">
              <w:marLeft w:val="0"/>
              <w:marRight w:val="0"/>
              <w:marTop w:val="0"/>
              <w:marBottom w:val="0"/>
              <w:divBdr>
                <w:top w:val="none" w:sz="0" w:space="0" w:color="auto"/>
                <w:left w:val="none" w:sz="0" w:space="0" w:color="auto"/>
                <w:bottom w:val="none" w:sz="0" w:space="0" w:color="auto"/>
                <w:right w:val="none" w:sz="0" w:space="0" w:color="auto"/>
              </w:divBdr>
            </w:div>
            <w:div w:id="491800792">
              <w:marLeft w:val="0"/>
              <w:marRight w:val="0"/>
              <w:marTop w:val="0"/>
              <w:marBottom w:val="0"/>
              <w:divBdr>
                <w:top w:val="none" w:sz="0" w:space="0" w:color="auto"/>
                <w:left w:val="none" w:sz="0" w:space="0" w:color="auto"/>
                <w:bottom w:val="none" w:sz="0" w:space="0" w:color="auto"/>
                <w:right w:val="none" w:sz="0" w:space="0" w:color="auto"/>
              </w:divBdr>
            </w:div>
            <w:div w:id="4925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48141">
      <w:bodyDiv w:val="1"/>
      <w:marLeft w:val="0"/>
      <w:marRight w:val="0"/>
      <w:marTop w:val="0"/>
      <w:marBottom w:val="0"/>
      <w:divBdr>
        <w:top w:val="none" w:sz="0" w:space="0" w:color="auto"/>
        <w:left w:val="none" w:sz="0" w:space="0" w:color="auto"/>
        <w:bottom w:val="none" w:sz="0" w:space="0" w:color="auto"/>
        <w:right w:val="none" w:sz="0" w:space="0" w:color="auto"/>
      </w:divBdr>
      <w:divsChild>
        <w:div w:id="1870483788">
          <w:marLeft w:val="0"/>
          <w:marRight w:val="0"/>
          <w:marTop w:val="0"/>
          <w:marBottom w:val="0"/>
          <w:divBdr>
            <w:top w:val="none" w:sz="0" w:space="0" w:color="auto"/>
            <w:left w:val="none" w:sz="0" w:space="0" w:color="auto"/>
            <w:bottom w:val="none" w:sz="0" w:space="0" w:color="auto"/>
            <w:right w:val="none" w:sz="0" w:space="0" w:color="auto"/>
          </w:divBdr>
          <w:divsChild>
            <w:div w:id="401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omments" Target="comments.xml"/><Relationship Id="rId18" Type="http://schemas.microsoft.com/office/2018/08/relationships/commentsExtensible" Target="commentsExtensible.xml"/><Relationship Id="rId26" Type="http://schemas.openxmlformats.org/officeDocument/2006/relationships/hyperlink" Target="https://spring.io/"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es.react.dev/"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ngular.de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2.deloitte.com/us/en/insights/focus/cio-insider-business-insights/technology-investments-value-creation.html" TargetMode="External"/><Relationship Id="rId28" Type="http://schemas.openxmlformats.org/officeDocument/2006/relationships/hyperlink" Target="https://www.canva.com/es_es/crear/mockup-web/" TargetMode="External"/><Relationship Id="rId10" Type="http://schemas.openxmlformats.org/officeDocument/2006/relationships/image" Target="media/image3.jpeg"/><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hyperlink" Target="https://loyverse.com/es/download-loyverse"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52FB4-68E7-46AA-A2AF-535282DB6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46659</TotalTime>
  <Pages>24</Pages>
  <Words>5701</Words>
  <Characters>31360</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Eduardo Baires Escalante</dc:creator>
  <cp:keywords/>
  <dc:description/>
  <cp:lastModifiedBy>Jaime Eduardo Baires Escalante</cp:lastModifiedBy>
  <cp:revision>474</cp:revision>
  <dcterms:created xsi:type="dcterms:W3CDTF">2023-02-08T11:59:00Z</dcterms:created>
  <dcterms:modified xsi:type="dcterms:W3CDTF">2026-07-15T05:35:00Z</dcterms:modified>
</cp:coreProperties>
</file>